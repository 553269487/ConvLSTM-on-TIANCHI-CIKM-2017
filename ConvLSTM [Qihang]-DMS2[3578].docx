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830D5" w14:textId="26761BBF" w:rsidR="004429C2" w:rsidRPr="004429C2" w:rsidRDefault="00C84288" w:rsidP="004429C2">
      <w:pPr>
        <w:pStyle w:val="Heading1"/>
        <w:spacing w:afterLines="50" w:after="156" w:line="240" w:lineRule="auto"/>
        <w:jc w:val="center"/>
        <w:rPr>
          <w:rFonts w:eastAsia="SimSun"/>
          <w:shd w:val="clear" w:color="auto" w:fill="FFFFFF"/>
        </w:rPr>
      </w:pPr>
      <w:r w:rsidRPr="00D61863">
        <w:rPr>
          <w:rFonts w:eastAsia="SimSun"/>
          <w:shd w:val="clear" w:color="auto" w:fill="FFFFFF"/>
        </w:rPr>
        <w:t xml:space="preserve">An Evaluation of the Performance of </w:t>
      </w:r>
      <w:r w:rsidRPr="00300151">
        <w:rPr>
          <w:rFonts w:eastAsia="Segoe UI"/>
          <w:shd w:val="clear" w:color="auto" w:fill="FFFFFF"/>
        </w:rPr>
        <w:t>Convolutional LSTM and GRU</w:t>
      </w:r>
      <w:r w:rsidRPr="00D61863">
        <w:rPr>
          <w:rFonts w:eastAsia="SimSun"/>
          <w:shd w:val="clear" w:color="auto" w:fill="FFFFFF"/>
        </w:rPr>
        <w:t xml:space="preserve"> on </w:t>
      </w:r>
      <w:r w:rsidR="00D61863">
        <w:rPr>
          <w:rFonts w:eastAsia="SimSun"/>
          <w:shd w:val="clear" w:color="auto" w:fill="FFFFFF"/>
        </w:rPr>
        <w:t>Forecasting Tasks</w:t>
      </w:r>
      <w:r w:rsidRPr="00D61863">
        <w:rPr>
          <w:rFonts w:eastAsia="SimSun"/>
          <w:shd w:val="clear" w:color="auto" w:fill="FFFFFF"/>
        </w:rPr>
        <w:t>.</w:t>
      </w:r>
    </w:p>
    <w:p w14:paraId="2F3F46C8" w14:textId="77777777" w:rsidR="00D94CF4" w:rsidRPr="0058143C" w:rsidRDefault="00C84288" w:rsidP="00D94CF4">
      <w:pPr>
        <w:spacing w:afterLines="50" w:after="156"/>
        <w:jc w:val="center"/>
        <w:rPr>
          <w:rFonts w:eastAsia="SimSun"/>
          <w:sz w:val="28"/>
          <w:szCs w:val="28"/>
          <w:shd w:val="clear" w:color="auto" w:fill="FFFFFF"/>
          <w:lang w:eastAsia="zh-CN"/>
        </w:rPr>
      </w:pPr>
      <w:r w:rsidRPr="0058143C">
        <w:rPr>
          <w:rFonts w:eastAsia="SimSun"/>
          <w:sz w:val="28"/>
          <w:szCs w:val="28"/>
          <w:shd w:val="clear" w:color="auto" w:fill="FFFFFF"/>
          <w:lang w:eastAsia="zh-CN"/>
        </w:rPr>
        <w:t>Qihang Dai, 10578812</w:t>
      </w:r>
    </w:p>
    <w:p w14:paraId="67F882B5" w14:textId="77777777" w:rsidR="00300151" w:rsidRPr="0058143C" w:rsidRDefault="00C84288" w:rsidP="00300151">
      <w:pPr>
        <w:jc w:val="center"/>
        <w:rPr>
          <w:sz w:val="28"/>
          <w:szCs w:val="28"/>
        </w:rPr>
      </w:pPr>
      <w:r w:rsidRPr="0058143C">
        <w:rPr>
          <w:sz w:val="28"/>
          <w:szCs w:val="28"/>
        </w:rPr>
        <w:t xml:space="preserve">Final year project </w:t>
      </w:r>
    </w:p>
    <w:p w14:paraId="667F55BD" w14:textId="77777777" w:rsidR="00300151" w:rsidRPr="0058143C" w:rsidRDefault="004429C2" w:rsidP="00300151">
      <w:pPr>
        <w:jc w:val="center"/>
        <w:rPr>
          <w:sz w:val="28"/>
          <w:szCs w:val="28"/>
        </w:rPr>
      </w:pPr>
      <w:r w:rsidRPr="0058143C">
        <w:rPr>
          <w:sz w:val="28"/>
          <w:szCs w:val="28"/>
        </w:rPr>
        <w:t>F</w:t>
      </w:r>
      <w:r w:rsidR="00C84288" w:rsidRPr="0058143C">
        <w:rPr>
          <w:sz w:val="28"/>
          <w:szCs w:val="28"/>
        </w:rPr>
        <w:t>or</w:t>
      </w:r>
      <w:r w:rsidRPr="0058143C">
        <w:rPr>
          <w:rFonts w:hint="eastAsia"/>
          <w:sz w:val="28"/>
          <w:szCs w:val="28"/>
        </w:rPr>
        <w:t xml:space="preserve"> </w:t>
      </w:r>
      <w:r w:rsidR="00C84288" w:rsidRPr="0058143C">
        <w:rPr>
          <w:sz w:val="28"/>
          <w:szCs w:val="28"/>
        </w:rPr>
        <w:t xml:space="preserve">the </w:t>
      </w:r>
      <w:r w:rsidR="00D61863" w:rsidRPr="0058143C">
        <w:rPr>
          <w:sz w:val="28"/>
          <w:szCs w:val="28"/>
        </w:rPr>
        <w:t>BSc</w:t>
      </w:r>
      <w:r w:rsidR="00C84288" w:rsidRPr="0058143C">
        <w:rPr>
          <w:sz w:val="28"/>
          <w:szCs w:val="28"/>
        </w:rPr>
        <w:t xml:space="preserve"> degree in Environmental Sciences </w:t>
      </w:r>
    </w:p>
    <w:p w14:paraId="3FDBBF6A" w14:textId="13D4D1BF" w:rsidR="00F93EC3" w:rsidRPr="0058143C" w:rsidRDefault="00C84288" w:rsidP="00300151">
      <w:pPr>
        <w:jc w:val="center"/>
        <w:rPr>
          <w:rFonts w:eastAsia="SimSun"/>
          <w:sz w:val="28"/>
          <w:szCs w:val="28"/>
          <w:shd w:val="clear" w:color="auto" w:fill="FFFFFF"/>
          <w:lang w:eastAsia="zh-CN"/>
        </w:rPr>
      </w:pPr>
      <w:r w:rsidRPr="0058143C">
        <w:rPr>
          <w:sz w:val="28"/>
          <w:szCs w:val="28"/>
        </w:rPr>
        <w:t>University of Manchester</w:t>
      </w:r>
    </w:p>
    <w:p w14:paraId="5F5DBD7E" w14:textId="607DBE4D" w:rsidR="0058143C" w:rsidRPr="0058143C" w:rsidRDefault="0058143C" w:rsidP="00D94CF4">
      <w:pPr>
        <w:pStyle w:val="ListParagraph1"/>
        <w:spacing w:afterLines="50" w:after="156" w:line="240" w:lineRule="auto"/>
        <w:ind w:left="0"/>
        <w:rPr>
          <w:rFonts w:ascii="Times New Roman" w:hAnsi="Times New Roman"/>
          <w:sz w:val="28"/>
          <w:szCs w:val="28"/>
        </w:rPr>
        <w:sectPr w:rsidR="0058143C" w:rsidRPr="0058143C">
          <w:pgSz w:w="11906" w:h="16838"/>
          <w:pgMar w:top="1440" w:right="1800" w:bottom="1440" w:left="1800" w:header="851" w:footer="992" w:gutter="0"/>
          <w:cols w:space="425"/>
          <w:docGrid w:type="lines" w:linePitch="312"/>
        </w:sectPr>
      </w:pPr>
    </w:p>
    <w:p w14:paraId="2C06A74C" w14:textId="05B08151" w:rsidR="004429C2" w:rsidRPr="0058143C" w:rsidRDefault="00C84288" w:rsidP="004429C2">
      <w:pPr>
        <w:pStyle w:val="ListParagraph1"/>
        <w:spacing w:afterLines="50" w:after="156" w:line="240" w:lineRule="auto"/>
        <w:ind w:left="0"/>
        <w:jc w:val="center"/>
        <w:rPr>
          <w:rFonts w:ascii="Times New Roman" w:hAnsi="Times New Roman"/>
          <w:sz w:val="28"/>
          <w:szCs w:val="28"/>
        </w:rPr>
      </w:pPr>
      <w:r w:rsidRPr="0058143C">
        <w:rPr>
          <w:rFonts w:ascii="Times New Roman" w:hAnsi="Times New Roman"/>
          <w:sz w:val="28"/>
          <w:szCs w:val="28"/>
        </w:rPr>
        <w:t xml:space="preserve">Supervised by </w:t>
      </w:r>
    </w:p>
    <w:p w14:paraId="168047B8" w14:textId="753276DB" w:rsidR="00F93EC3" w:rsidRPr="0058143C" w:rsidRDefault="00C84288" w:rsidP="004429C2">
      <w:pPr>
        <w:pStyle w:val="ListParagraph1"/>
        <w:spacing w:afterLines="50" w:after="156" w:line="240" w:lineRule="auto"/>
        <w:ind w:left="0"/>
        <w:jc w:val="center"/>
        <w:rPr>
          <w:rFonts w:ascii="Times New Roman" w:hAnsi="Times New Roman"/>
          <w:sz w:val="28"/>
          <w:szCs w:val="28"/>
        </w:rPr>
      </w:pPr>
      <w:r w:rsidRPr="0058143C">
        <w:rPr>
          <w:rFonts w:ascii="Times New Roman" w:hAnsi="Times New Roman"/>
          <w:sz w:val="28"/>
          <w:szCs w:val="28"/>
        </w:rPr>
        <w:t>David Schultz</w:t>
      </w:r>
    </w:p>
    <w:p w14:paraId="524C0B06" w14:textId="2AE427F1" w:rsidR="00F93EC3" w:rsidRPr="0058143C" w:rsidRDefault="00C84288" w:rsidP="00300151">
      <w:pPr>
        <w:pStyle w:val="ListParagraph1"/>
        <w:spacing w:afterLines="50" w:after="156" w:line="240" w:lineRule="auto"/>
        <w:ind w:left="0"/>
        <w:jc w:val="center"/>
        <w:rPr>
          <w:rFonts w:ascii="Times New Roman" w:hAnsi="Times New Roman"/>
          <w:sz w:val="28"/>
          <w:szCs w:val="28"/>
        </w:rPr>
      </w:pPr>
      <w:r w:rsidRPr="0058143C">
        <w:rPr>
          <w:rFonts w:ascii="Times New Roman" w:hAnsi="Times New Roman"/>
          <w:sz w:val="28"/>
          <w:szCs w:val="28"/>
        </w:rPr>
        <w:t>Word Count:</w:t>
      </w:r>
      <w:r w:rsidR="00F573E1">
        <w:rPr>
          <w:rFonts w:ascii="Times New Roman" w:hAnsi="Times New Roman"/>
          <w:sz w:val="28"/>
          <w:szCs w:val="28"/>
        </w:rPr>
        <w:t>4107</w:t>
      </w:r>
    </w:p>
    <w:p w14:paraId="4A4FD353" w14:textId="6272E063" w:rsidR="00F93EC3" w:rsidRPr="0058143C" w:rsidRDefault="00C84288" w:rsidP="00300151">
      <w:pPr>
        <w:pStyle w:val="ListParagraph1"/>
        <w:spacing w:afterLines="50" w:after="156" w:line="240" w:lineRule="auto"/>
        <w:ind w:left="0"/>
        <w:jc w:val="center"/>
        <w:rPr>
          <w:rFonts w:ascii="Times New Roman" w:hAnsi="Times New Roman"/>
          <w:sz w:val="28"/>
          <w:szCs w:val="28"/>
        </w:rPr>
      </w:pPr>
      <w:r w:rsidRPr="0058143C">
        <w:rPr>
          <w:rFonts w:ascii="Times New Roman" w:hAnsi="Times New Roman"/>
          <w:sz w:val="28"/>
          <w:szCs w:val="28"/>
        </w:rPr>
        <w:t>Figure No.:</w:t>
      </w:r>
      <w:r w:rsidR="00D61863" w:rsidRPr="0058143C">
        <w:rPr>
          <w:rFonts w:ascii="Times New Roman" w:hAnsi="Times New Roman"/>
          <w:sz w:val="28"/>
          <w:szCs w:val="28"/>
        </w:rPr>
        <w:t xml:space="preserve"> 10</w:t>
      </w:r>
    </w:p>
    <w:p w14:paraId="43C64A40" w14:textId="77777777" w:rsidR="004429C2" w:rsidRPr="0058143C" w:rsidRDefault="004429C2" w:rsidP="004429C2">
      <w:pPr>
        <w:spacing w:afterLines="50" w:after="156"/>
        <w:rPr>
          <w:rFonts w:eastAsia="SimSun"/>
          <w:sz w:val="28"/>
          <w:szCs w:val="28"/>
          <w:shd w:val="clear" w:color="auto" w:fill="FFFFFF"/>
          <w:lang w:eastAsia="zh-CN"/>
        </w:rPr>
        <w:sectPr w:rsidR="004429C2" w:rsidRPr="0058143C" w:rsidSect="004429C2">
          <w:type w:val="continuous"/>
          <w:pgSz w:w="11906" w:h="16838"/>
          <w:pgMar w:top="1440" w:right="1800" w:bottom="1440" w:left="1800" w:header="851" w:footer="992" w:gutter="0"/>
          <w:cols w:num="2" w:space="425"/>
          <w:docGrid w:type="lines" w:linePitch="312"/>
        </w:sectPr>
      </w:pPr>
    </w:p>
    <w:p w14:paraId="0117A279" w14:textId="77777777" w:rsidR="00300151" w:rsidRDefault="00300151" w:rsidP="0058143C">
      <w:pPr>
        <w:spacing w:afterLines="50" w:after="156"/>
        <w:rPr>
          <w:rFonts w:eastAsia="SimSun"/>
          <w:shd w:val="clear" w:color="auto" w:fill="FFFFFF"/>
          <w:lang w:eastAsia="zh-CN"/>
        </w:rPr>
      </w:pPr>
    </w:p>
    <w:p w14:paraId="02112248" w14:textId="66460CB9" w:rsidR="00D94CF4" w:rsidRDefault="00AE1AF7" w:rsidP="00AE1AF7">
      <w:pPr>
        <w:spacing w:afterLines="50" w:after="156"/>
        <w:jc w:val="center"/>
        <w:rPr>
          <w:rFonts w:eastAsia="SimSun"/>
          <w:shd w:val="clear" w:color="auto" w:fill="FFFFFF"/>
          <w:lang w:eastAsia="zh-CN"/>
        </w:rPr>
      </w:pPr>
      <w:r>
        <w:rPr>
          <w:noProof/>
        </w:rPr>
        <w:drawing>
          <wp:inline distT="0" distB="0" distL="0" distR="0" wp14:anchorId="2F3DD0AF" wp14:editId="564DF2F2">
            <wp:extent cx="5805413" cy="3111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9204" cy="3129802"/>
                    </a:xfrm>
                    <a:prstGeom prst="rect">
                      <a:avLst/>
                    </a:prstGeom>
                    <a:noFill/>
                    <a:ln>
                      <a:noFill/>
                    </a:ln>
                  </pic:spPr>
                </pic:pic>
              </a:graphicData>
            </a:graphic>
          </wp:inline>
        </w:drawing>
      </w:r>
    </w:p>
    <w:p w14:paraId="185B0C8A" w14:textId="1E76D103" w:rsidR="00F93EC3" w:rsidRPr="00300151" w:rsidRDefault="00D94CF4" w:rsidP="00D94CF4">
      <w:pPr>
        <w:rPr>
          <w:rFonts w:eastAsia="SimSun"/>
          <w:shd w:val="clear" w:color="auto" w:fill="FFFFFF"/>
          <w:lang w:eastAsia="zh-CN"/>
        </w:rPr>
      </w:pPr>
      <w:r>
        <w:rPr>
          <w:rFonts w:eastAsia="SimSun"/>
          <w:shd w:val="clear" w:color="auto" w:fill="FFFFFF"/>
          <w:lang w:eastAsia="zh-CN"/>
        </w:rPr>
        <w:br w:type="page"/>
      </w:r>
    </w:p>
    <w:p w14:paraId="41DFC5A6" w14:textId="453FED0C" w:rsidR="00F93EC3" w:rsidRPr="00D61863" w:rsidRDefault="00C84288" w:rsidP="004429C2">
      <w:pPr>
        <w:pStyle w:val="Heading2"/>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lastRenderedPageBreak/>
        <w:t>Highlights:</w:t>
      </w:r>
    </w:p>
    <w:p w14:paraId="4075C8F0" w14:textId="2B2DF8AB" w:rsidR="003E6605" w:rsidRPr="00F35E51" w:rsidRDefault="003E6605" w:rsidP="0058143C">
      <w:pPr>
        <w:pStyle w:val="ListParagraph"/>
        <w:numPr>
          <w:ilvl w:val="0"/>
          <w:numId w:val="5"/>
        </w:numPr>
        <w:spacing w:afterLines="50" w:after="156"/>
        <w:ind w:firstLineChars="0"/>
        <w:rPr>
          <w:rFonts w:eastAsia="SimSun"/>
          <w:lang w:eastAsia="zh-CN"/>
        </w:rPr>
      </w:pPr>
      <w:proofErr w:type="spellStart"/>
      <w:r w:rsidRPr="00F35E51">
        <w:rPr>
          <w:rFonts w:eastAsia="SimSun"/>
          <w:lang w:eastAsia="zh-CN"/>
        </w:rPr>
        <w:t>ConvLSTM</w:t>
      </w:r>
      <w:proofErr w:type="spellEnd"/>
      <w:r w:rsidRPr="00F35E51">
        <w:rPr>
          <w:rFonts w:eastAsia="SimSun"/>
          <w:lang w:eastAsia="zh-CN"/>
        </w:rPr>
        <w:t xml:space="preserve"> perform</w:t>
      </w:r>
      <w:r w:rsidR="00F90D58" w:rsidRPr="00F35E51">
        <w:rPr>
          <w:rFonts w:eastAsia="SimSun" w:hint="eastAsia"/>
          <w:lang w:eastAsia="zh-CN"/>
        </w:rPr>
        <w:t>s</w:t>
      </w:r>
      <w:r w:rsidRPr="00F35E51">
        <w:rPr>
          <w:rFonts w:eastAsia="SimSun"/>
          <w:lang w:eastAsia="zh-CN"/>
        </w:rPr>
        <w:t xml:space="preserve"> better than </w:t>
      </w:r>
      <w:proofErr w:type="spellStart"/>
      <w:r w:rsidRPr="00F35E51">
        <w:rPr>
          <w:rFonts w:eastAsia="SimSun"/>
          <w:lang w:eastAsia="zh-CN"/>
        </w:rPr>
        <w:t>ConvGRU</w:t>
      </w:r>
      <w:proofErr w:type="spellEnd"/>
      <w:r w:rsidRPr="00F35E51">
        <w:rPr>
          <w:rFonts w:eastAsia="SimSun"/>
          <w:lang w:eastAsia="zh-CN"/>
        </w:rPr>
        <w:t xml:space="preserve"> on forecasting tasks.</w:t>
      </w:r>
    </w:p>
    <w:p w14:paraId="066FF494" w14:textId="551E91C7" w:rsidR="003E6605" w:rsidRPr="00F35E51" w:rsidRDefault="003E6605" w:rsidP="0058143C">
      <w:pPr>
        <w:pStyle w:val="ListParagraph"/>
        <w:numPr>
          <w:ilvl w:val="0"/>
          <w:numId w:val="5"/>
        </w:numPr>
        <w:spacing w:afterLines="50" w:after="156"/>
        <w:ind w:firstLineChars="0"/>
        <w:rPr>
          <w:rFonts w:eastAsia="SimSun"/>
          <w:lang w:eastAsia="zh-CN"/>
        </w:rPr>
      </w:pPr>
      <w:proofErr w:type="spellStart"/>
      <w:r w:rsidRPr="00F35E51">
        <w:rPr>
          <w:rFonts w:eastAsia="SimSun"/>
          <w:lang w:eastAsia="zh-CN"/>
        </w:rPr>
        <w:t>ConvGRU</w:t>
      </w:r>
      <w:proofErr w:type="spellEnd"/>
      <w:r w:rsidR="00D7308F">
        <w:rPr>
          <w:rFonts w:eastAsia="SimSun"/>
          <w:lang w:eastAsia="zh-CN"/>
        </w:rPr>
        <w:t xml:space="preserve"> is</w:t>
      </w:r>
      <w:r w:rsidRPr="00F35E51">
        <w:rPr>
          <w:rFonts w:eastAsia="SimSun"/>
          <w:lang w:eastAsia="zh-CN"/>
        </w:rPr>
        <w:t xml:space="preserve"> less computing power and thus faster</w:t>
      </w:r>
      <w:r w:rsidR="00D7308F">
        <w:rPr>
          <w:rFonts w:eastAsia="SimSun"/>
          <w:lang w:eastAsia="zh-CN"/>
        </w:rPr>
        <w:t xml:space="preserve"> than </w:t>
      </w:r>
      <w:proofErr w:type="spellStart"/>
      <w:r w:rsidR="00D7308F">
        <w:rPr>
          <w:rFonts w:eastAsia="SimSun"/>
          <w:lang w:eastAsia="zh-CN"/>
        </w:rPr>
        <w:t>ConvLSTM</w:t>
      </w:r>
      <w:proofErr w:type="spellEnd"/>
      <w:r w:rsidRPr="00F35E51">
        <w:rPr>
          <w:rFonts w:eastAsia="SimSun"/>
          <w:lang w:eastAsia="zh-CN"/>
        </w:rPr>
        <w:t>.</w:t>
      </w:r>
    </w:p>
    <w:p w14:paraId="207FD64F" w14:textId="05E05690" w:rsidR="004A4C6D" w:rsidRPr="00F35E51" w:rsidRDefault="00D8261C" w:rsidP="0058143C">
      <w:pPr>
        <w:pStyle w:val="ListParagraph"/>
        <w:numPr>
          <w:ilvl w:val="0"/>
          <w:numId w:val="5"/>
        </w:numPr>
        <w:spacing w:afterLines="50" w:after="156"/>
        <w:ind w:firstLineChars="0"/>
        <w:rPr>
          <w:rFonts w:eastAsia="SimSun"/>
          <w:lang w:eastAsia="zh-CN"/>
        </w:rPr>
      </w:pPr>
      <w:r w:rsidRPr="00F35E51">
        <w:rPr>
          <w:rFonts w:eastAsia="SimSun"/>
          <w:lang w:eastAsia="zh-CN"/>
        </w:rPr>
        <w:t>D</w:t>
      </w:r>
      <w:r w:rsidR="004A4C6D" w:rsidRPr="00F35E51">
        <w:rPr>
          <w:rFonts w:eastAsia="SimSun"/>
          <w:lang w:eastAsia="zh-CN"/>
        </w:rPr>
        <w:t xml:space="preserve">ata preprocess and training tricks greatly improve the training speed in deep learning. </w:t>
      </w:r>
    </w:p>
    <w:p w14:paraId="76B42196" w14:textId="777975F8" w:rsidR="0058143C" w:rsidRPr="00300151" w:rsidRDefault="0058143C" w:rsidP="0058143C">
      <w:pPr>
        <w:rPr>
          <w:rFonts w:eastAsia="SimSun"/>
          <w:lang w:eastAsia="zh-CN"/>
        </w:rPr>
      </w:pPr>
      <w:r>
        <w:rPr>
          <w:rFonts w:eastAsia="SimSun"/>
          <w:lang w:eastAsia="zh-CN"/>
        </w:rPr>
        <w:br w:type="page"/>
      </w:r>
    </w:p>
    <w:p w14:paraId="40AE41C7" w14:textId="20698B13" w:rsidR="00F93EC3" w:rsidRPr="00D61863" w:rsidRDefault="00C84288" w:rsidP="004429C2">
      <w:pPr>
        <w:pStyle w:val="Heading2"/>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lastRenderedPageBreak/>
        <w:t>Abstract</w:t>
      </w:r>
    </w:p>
    <w:p w14:paraId="7981DEDD" w14:textId="50A4CDF7" w:rsidR="003E6605" w:rsidRPr="00F35E51" w:rsidRDefault="00380DE3" w:rsidP="004429C2">
      <w:pPr>
        <w:spacing w:afterLines="50" w:after="156"/>
        <w:jc w:val="both"/>
        <w:rPr>
          <w:rFonts w:eastAsia="SimSun"/>
          <w:lang w:eastAsia="zh-CN"/>
        </w:rPr>
      </w:pPr>
      <w:commentRangeStart w:id="0"/>
      <w:r w:rsidRPr="00F35E51">
        <w:rPr>
          <w:rFonts w:eastAsia="SimSun"/>
          <w:lang w:eastAsia="zh-CN"/>
        </w:rPr>
        <w:t xml:space="preserve">Recurrent neural network (RNN) and its variants </w:t>
      </w:r>
      <w:del w:id="1" w:author="David Schultz" w:date="2021-04-27T17:16:00Z">
        <w:r w:rsidRPr="00F35E51" w:rsidDel="00660220">
          <w:rPr>
            <w:rFonts w:eastAsia="SimSun"/>
            <w:lang w:eastAsia="zh-CN"/>
          </w:rPr>
          <w:delText xml:space="preserve">like </w:delText>
        </w:r>
      </w:del>
      <w:ins w:id="2" w:author="David Schultz" w:date="2021-04-27T17:16:00Z">
        <w:r w:rsidR="00660220">
          <w:rPr>
            <w:rFonts w:eastAsia="SimSun"/>
            <w:lang w:eastAsia="zh-CN"/>
          </w:rPr>
          <w:t>such as</w:t>
        </w:r>
        <w:r w:rsidR="00660220" w:rsidRPr="00F35E51">
          <w:rPr>
            <w:rFonts w:eastAsia="SimSun"/>
            <w:lang w:eastAsia="zh-CN"/>
          </w:rPr>
          <w:t xml:space="preserve"> </w:t>
        </w:r>
      </w:ins>
      <w:r w:rsidRPr="00F35E51">
        <w:rPr>
          <w:rFonts w:eastAsia="SimSun"/>
          <w:lang w:eastAsia="zh-CN"/>
        </w:rPr>
        <w:t xml:space="preserve">long short-term memory (LSTM) and gate recurrent unit (GRU) </w:t>
      </w:r>
      <w:r w:rsidR="004A4C6D" w:rsidRPr="00F35E51">
        <w:rPr>
          <w:rFonts w:eastAsia="SimSun"/>
          <w:lang w:eastAsia="zh-CN"/>
        </w:rPr>
        <w:t>ha</w:t>
      </w:r>
      <w:r w:rsidRPr="00F35E51">
        <w:rPr>
          <w:rFonts w:eastAsia="SimSun"/>
          <w:lang w:eastAsia="zh-CN"/>
        </w:rPr>
        <w:t>ve</w:t>
      </w:r>
      <w:r w:rsidR="004A4C6D" w:rsidRPr="00F35E51">
        <w:rPr>
          <w:rFonts w:eastAsia="SimSun"/>
          <w:lang w:eastAsia="zh-CN"/>
        </w:rPr>
        <w:t xml:space="preserve"> been </w:t>
      </w:r>
      <w:r w:rsidRPr="00F35E51">
        <w:rPr>
          <w:rFonts w:eastAsia="SimSun"/>
          <w:lang w:eastAsia="zh-CN"/>
        </w:rPr>
        <w:t xml:space="preserve">widely </w:t>
      </w:r>
      <w:r w:rsidR="004A4C6D" w:rsidRPr="00F35E51">
        <w:rPr>
          <w:rFonts w:eastAsia="SimSun"/>
          <w:lang w:eastAsia="zh-CN"/>
        </w:rPr>
        <w:t xml:space="preserve">used in </w:t>
      </w:r>
      <w:r w:rsidRPr="00F35E51">
        <w:rPr>
          <w:rFonts w:eastAsia="SimSun"/>
          <w:lang w:eastAsia="zh-CN"/>
        </w:rPr>
        <w:t xml:space="preserve">two-dimensional </w:t>
      </w:r>
      <w:r w:rsidR="004A4C6D" w:rsidRPr="00F35E51">
        <w:rPr>
          <w:rFonts w:eastAsia="SimSun"/>
          <w:lang w:eastAsia="zh-CN"/>
        </w:rPr>
        <w:t>time</w:t>
      </w:r>
      <w:ins w:id="3" w:author="David Schultz" w:date="2021-04-27T17:16:00Z">
        <w:r w:rsidR="00660220">
          <w:rPr>
            <w:rFonts w:eastAsia="SimSun"/>
            <w:lang w:eastAsia="zh-CN"/>
          </w:rPr>
          <w:t>-</w:t>
        </w:r>
      </w:ins>
      <w:del w:id="4" w:author="David Schultz" w:date="2021-04-27T17:16:00Z">
        <w:r w:rsidR="004A4C6D" w:rsidRPr="00F35E51" w:rsidDel="00660220">
          <w:rPr>
            <w:rFonts w:eastAsia="SimSun"/>
            <w:lang w:eastAsia="zh-CN"/>
          </w:rPr>
          <w:delText xml:space="preserve"> </w:delText>
        </w:r>
      </w:del>
      <w:r w:rsidR="004A4C6D" w:rsidRPr="00F35E51">
        <w:rPr>
          <w:rFonts w:eastAsia="SimSun"/>
          <w:lang w:eastAsia="zh-CN"/>
        </w:rPr>
        <w:t>sequence forecasting tasks</w:t>
      </w:r>
      <w:r w:rsidRPr="00F35E51">
        <w:rPr>
          <w:rFonts w:eastAsia="SimSun"/>
          <w:lang w:eastAsia="zh-CN"/>
        </w:rPr>
        <w:t>. But</w:t>
      </w:r>
      <w:ins w:id="5" w:author="David Schultz" w:date="2021-04-27T17:16:00Z">
        <w:r w:rsidR="00660220">
          <w:rPr>
            <w:rFonts w:eastAsia="SimSun"/>
            <w:lang w:eastAsia="zh-CN"/>
          </w:rPr>
          <w:t>,</w:t>
        </w:r>
      </w:ins>
      <w:r w:rsidRPr="00F35E51">
        <w:rPr>
          <w:rFonts w:eastAsia="SimSun"/>
          <w:lang w:eastAsia="zh-CN"/>
        </w:rPr>
        <w:t xml:space="preserve"> convolutional LSTM </w:t>
      </w:r>
      <w:r w:rsidR="009E3D26" w:rsidRPr="00F35E51">
        <w:rPr>
          <w:rFonts w:eastAsia="SimSun"/>
          <w:lang w:eastAsia="zh-CN"/>
        </w:rPr>
        <w:t>(</w:t>
      </w:r>
      <w:proofErr w:type="spellStart"/>
      <w:r w:rsidR="009E3D26" w:rsidRPr="00F35E51">
        <w:rPr>
          <w:rFonts w:eastAsia="SimSun"/>
          <w:lang w:eastAsia="zh-CN"/>
        </w:rPr>
        <w:t>ConvLSTM</w:t>
      </w:r>
      <w:proofErr w:type="spellEnd"/>
      <w:r w:rsidR="009E3D26" w:rsidRPr="00F35E51">
        <w:rPr>
          <w:rFonts w:eastAsia="SimSun"/>
          <w:lang w:eastAsia="zh-CN"/>
        </w:rPr>
        <w:t xml:space="preserve">) </w:t>
      </w:r>
      <w:r w:rsidRPr="00F35E51">
        <w:rPr>
          <w:rFonts w:eastAsia="SimSun"/>
          <w:lang w:eastAsia="zh-CN"/>
        </w:rPr>
        <w:t>and GRU</w:t>
      </w:r>
      <w:r w:rsidR="009E3D26" w:rsidRPr="00F35E51">
        <w:rPr>
          <w:rFonts w:eastAsia="SimSun"/>
          <w:lang w:eastAsia="zh-CN"/>
        </w:rPr>
        <w:t xml:space="preserve"> (</w:t>
      </w:r>
      <w:proofErr w:type="spellStart"/>
      <w:r w:rsidR="009E3D26" w:rsidRPr="00F35E51">
        <w:rPr>
          <w:rFonts w:eastAsia="SimSun"/>
          <w:lang w:eastAsia="zh-CN"/>
        </w:rPr>
        <w:t>ConvGRU</w:t>
      </w:r>
      <w:proofErr w:type="spellEnd"/>
      <w:r w:rsidR="009E3D26" w:rsidRPr="00F35E51">
        <w:rPr>
          <w:rFonts w:eastAsia="SimSun"/>
          <w:lang w:eastAsia="zh-CN"/>
        </w:rPr>
        <w:t>)</w:t>
      </w:r>
      <w:r w:rsidRPr="00F35E51">
        <w:rPr>
          <w:rFonts w:eastAsia="SimSun"/>
          <w:lang w:eastAsia="zh-CN"/>
        </w:rPr>
        <w:t xml:space="preserve"> that cope with </w:t>
      </w:r>
      <w:del w:id="6" w:author="David Schultz" w:date="2021-04-27T17:17:00Z">
        <w:r w:rsidRPr="00F35E51" w:rsidDel="00660220">
          <w:rPr>
            <w:rFonts w:eastAsia="SimSun"/>
            <w:lang w:eastAsia="zh-CN"/>
          </w:rPr>
          <w:delText xml:space="preserve">for </w:delText>
        </w:r>
      </w:del>
      <w:r w:rsidRPr="00F35E51">
        <w:rPr>
          <w:rFonts w:eastAsia="SimSun"/>
          <w:lang w:eastAsia="zh-CN"/>
        </w:rPr>
        <w:t xml:space="preserve">three-dimensional data </w:t>
      </w:r>
      <w:commentRangeStart w:id="7"/>
      <w:r w:rsidRPr="00F35E51">
        <w:rPr>
          <w:rFonts w:eastAsia="SimSun"/>
          <w:lang w:eastAsia="zh-CN"/>
        </w:rPr>
        <w:t>like</w:t>
      </w:r>
      <w:commentRangeEnd w:id="7"/>
      <w:r w:rsidR="00660220">
        <w:rPr>
          <w:rStyle w:val="CommentReference"/>
        </w:rPr>
        <w:commentReference w:id="7"/>
      </w:r>
      <w:r w:rsidRPr="00F35E51">
        <w:rPr>
          <w:rFonts w:eastAsia="SimSun"/>
          <w:lang w:eastAsia="zh-CN"/>
        </w:rPr>
        <w:t xml:space="preserve"> sequences of radar images </w:t>
      </w:r>
      <w:r w:rsidR="009E3D26" w:rsidRPr="00F35E51">
        <w:rPr>
          <w:rFonts w:eastAsia="SimSun"/>
          <w:lang w:eastAsia="zh-CN"/>
        </w:rPr>
        <w:t xml:space="preserve">are still fresh and need a lot of testing about the practical value. </w:t>
      </w:r>
      <w:commentRangeEnd w:id="0"/>
      <w:r w:rsidR="0077628B">
        <w:rPr>
          <w:rStyle w:val="CommentReference"/>
        </w:rPr>
        <w:commentReference w:id="0"/>
      </w:r>
      <w:r w:rsidR="009E3D26" w:rsidRPr="00F35E51">
        <w:rPr>
          <w:rFonts w:eastAsia="SimSun"/>
          <w:lang w:eastAsia="zh-CN"/>
        </w:rPr>
        <w:t xml:space="preserve">This paper </w:t>
      </w:r>
      <w:r w:rsidR="00AA08CD" w:rsidRPr="00F35E51">
        <w:rPr>
          <w:rFonts w:eastAsia="SimSun"/>
          <w:lang w:eastAsia="zh-CN"/>
        </w:rPr>
        <w:t>evaluate</w:t>
      </w:r>
      <w:r w:rsidR="00D8261C" w:rsidRPr="00F35E51">
        <w:rPr>
          <w:rFonts w:eastAsia="SimSun"/>
          <w:lang w:eastAsia="zh-CN"/>
        </w:rPr>
        <w:t>s</w:t>
      </w:r>
      <w:r w:rsidR="00AA08CD" w:rsidRPr="00F35E51">
        <w:rPr>
          <w:rFonts w:eastAsia="SimSun"/>
          <w:lang w:eastAsia="zh-CN"/>
        </w:rPr>
        <w:t xml:space="preserve"> the performance of </w:t>
      </w:r>
      <w:proofErr w:type="spellStart"/>
      <w:r w:rsidR="009E3D26" w:rsidRPr="00F35E51">
        <w:rPr>
          <w:rFonts w:eastAsia="SimSun"/>
          <w:lang w:eastAsia="zh-CN"/>
        </w:rPr>
        <w:t>ConvLSTM</w:t>
      </w:r>
      <w:proofErr w:type="spellEnd"/>
      <w:r w:rsidR="009E3D26" w:rsidRPr="00F35E51">
        <w:rPr>
          <w:rFonts w:eastAsia="SimSun"/>
          <w:lang w:eastAsia="zh-CN"/>
        </w:rPr>
        <w:t xml:space="preserve"> and </w:t>
      </w:r>
      <w:proofErr w:type="spellStart"/>
      <w:r w:rsidR="009E3D26" w:rsidRPr="00F35E51">
        <w:rPr>
          <w:rFonts w:eastAsia="SimSun"/>
          <w:lang w:eastAsia="zh-CN"/>
        </w:rPr>
        <w:t>ConvGRU</w:t>
      </w:r>
      <w:proofErr w:type="spellEnd"/>
      <w:r w:rsidR="009E3D26" w:rsidRPr="00F35E51">
        <w:rPr>
          <w:rFonts w:eastAsia="SimSun"/>
          <w:lang w:eastAsia="zh-CN"/>
        </w:rPr>
        <w:t xml:space="preserve"> on Moving MNIST dataset and </w:t>
      </w:r>
      <w:r w:rsidR="00AA08CD" w:rsidRPr="00F35E51">
        <w:rPr>
          <w:rFonts w:eastAsia="SimSun"/>
          <w:lang w:eastAsia="zh-CN"/>
        </w:rPr>
        <w:t xml:space="preserve">Shenzhen radar dataset. </w:t>
      </w:r>
      <w:commentRangeStart w:id="8"/>
      <w:r w:rsidR="00AA08CD" w:rsidRPr="00F35E51">
        <w:rPr>
          <w:rFonts w:eastAsia="SimSun"/>
          <w:lang w:eastAsia="zh-CN"/>
        </w:rPr>
        <w:t>Experiments show</w:t>
      </w:r>
      <w:r w:rsidR="00D8261C" w:rsidRPr="00F35E51">
        <w:rPr>
          <w:rFonts w:eastAsia="SimSun"/>
          <w:lang w:eastAsia="zh-CN"/>
        </w:rPr>
        <w:t xml:space="preserve">s that </w:t>
      </w:r>
      <w:proofErr w:type="spellStart"/>
      <w:r w:rsidR="00D8261C" w:rsidRPr="00F35E51">
        <w:rPr>
          <w:rFonts w:eastAsia="SimSun"/>
          <w:lang w:eastAsia="zh-CN"/>
        </w:rPr>
        <w:t>ConvLSTM</w:t>
      </w:r>
      <w:proofErr w:type="spellEnd"/>
      <w:r w:rsidR="00D8261C" w:rsidRPr="00F35E51">
        <w:rPr>
          <w:rFonts w:eastAsia="SimSun"/>
          <w:lang w:eastAsia="zh-CN"/>
        </w:rPr>
        <w:t xml:space="preserve"> produce better forecasting results but </w:t>
      </w:r>
      <w:proofErr w:type="spellStart"/>
      <w:r w:rsidR="00D8261C" w:rsidRPr="00F35E51">
        <w:rPr>
          <w:rFonts w:eastAsia="SimSun"/>
          <w:lang w:eastAsia="zh-CN"/>
        </w:rPr>
        <w:t>ConvGRU</w:t>
      </w:r>
      <w:proofErr w:type="spellEnd"/>
      <w:r w:rsidR="00D8261C" w:rsidRPr="00F35E51">
        <w:rPr>
          <w:rFonts w:eastAsia="SimSun"/>
          <w:lang w:eastAsia="zh-CN"/>
        </w:rPr>
        <w:t xml:space="preserve"> is less computational demanding. Whether </w:t>
      </w:r>
      <w:proofErr w:type="spellStart"/>
      <w:r w:rsidR="00D8261C" w:rsidRPr="00F35E51">
        <w:rPr>
          <w:rFonts w:eastAsia="SimSun"/>
          <w:lang w:eastAsia="zh-CN"/>
        </w:rPr>
        <w:t>ConvGRU</w:t>
      </w:r>
      <w:proofErr w:type="spellEnd"/>
      <w:r w:rsidR="00D8261C" w:rsidRPr="00F35E51">
        <w:rPr>
          <w:rFonts w:eastAsia="SimSun"/>
          <w:lang w:eastAsia="zh-CN"/>
        </w:rPr>
        <w:t xml:space="preserve"> presents smaller loss or not, more white noisy points caused by overfitting appears in the prediction of </w:t>
      </w:r>
      <w:proofErr w:type="spellStart"/>
      <w:r w:rsidR="00D8261C" w:rsidRPr="00F35E51">
        <w:rPr>
          <w:rFonts w:eastAsia="SimSun"/>
          <w:lang w:eastAsia="zh-CN"/>
        </w:rPr>
        <w:t>ConvGRU</w:t>
      </w:r>
      <w:proofErr w:type="spellEnd"/>
      <w:r w:rsidR="00D8261C" w:rsidRPr="00F35E51">
        <w:rPr>
          <w:rFonts w:eastAsia="SimSun"/>
          <w:lang w:eastAsia="zh-CN"/>
        </w:rPr>
        <w:t>.</w:t>
      </w:r>
      <w:commentRangeEnd w:id="8"/>
      <w:r w:rsidR="00660220">
        <w:rPr>
          <w:rStyle w:val="CommentReference"/>
        </w:rPr>
        <w:commentReference w:id="8"/>
      </w:r>
      <w:r w:rsidR="00D8261C" w:rsidRPr="00F35E51">
        <w:rPr>
          <w:rFonts w:eastAsia="SimSun"/>
          <w:lang w:eastAsia="zh-CN"/>
        </w:rPr>
        <w:t xml:space="preserve"> </w:t>
      </w:r>
      <w:commentRangeStart w:id="9"/>
      <w:r w:rsidR="00D8261C" w:rsidRPr="00F35E51">
        <w:rPr>
          <w:rFonts w:eastAsia="SimSun"/>
          <w:lang w:eastAsia="zh-CN"/>
        </w:rPr>
        <w:t xml:space="preserve">This paper also includes an elaborated explanation of data preprocess, model training and the mechanisms of </w:t>
      </w:r>
      <w:proofErr w:type="spellStart"/>
      <w:r w:rsidR="00D8261C" w:rsidRPr="00F35E51">
        <w:rPr>
          <w:rFonts w:eastAsia="SimSun"/>
          <w:lang w:eastAsia="zh-CN"/>
        </w:rPr>
        <w:t>ConvLSTM</w:t>
      </w:r>
      <w:proofErr w:type="spellEnd"/>
      <w:r w:rsidR="00D8261C" w:rsidRPr="00F35E51">
        <w:rPr>
          <w:rFonts w:eastAsia="SimSun"/>
          <w:lang w:eastAsia="zh-CN"/>
        </w:rPr>
        <w:t xml:space="preserve"> and </w:t>
      </w:r>
      <w:proofErr w:type="spellStart"/>
      <w:r w:rsidR="00D8261C" w:rsidRPr="00F35E51">
        <w:rPr>
          <w:rFonts w:eastAsia="SimSun"/>
          <w:lang w:eastAsia="zh-CN"/>
        </w:rPr>
        <w:t>ConvGRU</w:t>
      </w:r>
      <w:proofErr w:type="spellEnd"/>
      <w:r w:rsidR="00D8261C" w:rsidRPr="00F35E51">
        <w:rPr>
          <w:rFonts w:eastAsia="SimSun"/>
          <w:lang w:eastAsia="zh-CN"/>
        </w:rPr>
        <w:t>.</w:t>
      </w:r>
      <w:commentRangeEnd w:id="9"/>
      <w:r w:rsidR="0077628B">
        <w:rPr>
          <w:rStyle w:val="CommentReference"/>
        </w:rPr>
        <w:commentReference w:id="9"/>
      </w:r>
    </w:p>
    <w:p w14:paraId="3D612998" w14:textId="7E8F2E21" w:rsidR="00F93EC3" w:rsidRPr="00F35E51" w:rsidRDefault="00C84288" w:rsidP="004429C2">
      <w:pPr>
        <w:spacing w:afterLines="50" w:after="156"/>
        <w:rPr>
          <w:rFonts w:eastAsia="SimSun"/>
          <w:shd w:val="clear" w:color="auto" w:fill="FFFFFF"/>
          <w:lang w:eastAsia="zh-CN"/>
        </w:rPr>
      </w:pPr>
      <w:r w:rsidRPr="00F35E51">
        <w:rPr>
          <w:rFonts w:eastAsia="SimSun"/>
          <w:b/>
          <w:bCs/>
          <w:shd w:val="clear" w:color="auto" w:fill="FFFFFF"/>
          <w:lang w:eastAsia="zh-CN"/>
        </w:rPr>
        <w:t>Keywords</w:t>
      </w:r>
      <w:r w:rsidR="003E6605" w:rsidRPr="00F35E51">
        <w:rPr>
          <w:rFonts w:eastAsia="SimSun"/>
          <w:b/>
          <w:bCs/>
          <w:shd w:val="clear" w:color="auto" w:fill="FFFFFF"/>
          <w:lang w:eastAsia="zh-CN"/>
        </w:rPr>
        <w:t>:</w:t>
      </w:r>
      <w:r w:rsidR="004A4C6D" w:rsidRPr="00F35E51">
        <w:rPr>
          <w:rFonts w:eastAsia="SimSun"/>
          <w:shd w:val="clear" w:color="auto" w:fill="FFFFFF"/>
          <w:lang w:eastAsia="zh-CN"/>
        </w:rPr>
        <w:t xml:space="preserve"> Deep learning; Radar images; Spatiotemporal forecasting.</w:t>
      </w:r>
    </w:p>
    <w:p w14:paraId="2700F5AF" w14:textId="6ADE02E1" w:rsidR="0058143C" w:rsidRPr="00300151" w:rsidRDefault="0058143C" w:rsidP="0058143C">
      <w:pPr>
        <w:rPr>
          <w:rFonts w:eastAsia="SimSun"/>
          <w:shd w:val="clear" w:color="auto" w:fill="FFFFFF"/>
          <w:lang w:eastAsia="zh-CN"/>
        </w:rPr>
      </w:pPr>
      <w:r>
        <w:rPr>
          <w:rFonts w:eastAsia="SimSun"/>
          <w:shd w:val="clear" w:color="auto" w:fill="FFFFFF"/>
          <w:lang w:eastAsia="zh-CN"/>
        </w:rPr>
        <w:br w:type="page"/>
      </w:r>
    </w:p>
    <w:p w14:paraId="538571FA" w14:textId="5946CCFE" w:rsidR="00F93EC3" w:rsidRPr="00300151" w:rsidRDefault="003E6605" w:rsidP="00300151">
      <w:pPr>
        <w:pStyle w:val="Heading2"/>
        <w:spacing w:afterLines="50" w:after="156" w:afterAutospacing="0"/>
        <w:rPr>
          <w:rFonts w:ascii="Times New Roman" w:hAnsi="Times New Roman" w:hint="default"/>
          <w:shd w:val="clear" w:color="auto" w:fill="FFFFFF"/>
        </w:rPr>
      </w:pPr>
      <w:r w:rsidRPr="00D61863">
        <w:rPr>
          <w:rFonts w:ascii="Times New Roman" w:hAnsi="Times New Roman" w:hint="default"/>
          <w:shd w:val="clear" w:color="auto" w:fill="FFFFFF"/>
        </w:rPr>
        <w:lastRenderedPageBreak/>
        <w:t xml:space="preserve">1. </w:t>
      </w:r>
      <w:r w:rsidR="00C84288" w:rsidRPr="00300151">
        <w:rPr>
          <w:rFonts w:ascii="Times New Roman" w:hAnsi="Times New Roman" w:hint="default"/>
          <w:shd w:val="clear" w:color="auto" w:fill="FFFFFF"/>
        </w:rPr>
        <w:t>Introduction</w:t>
      </w:r>
    </w:p>
    <w:p w14:paraId="733892BC" w14:textId="03529961" w:rsidR="00173F89" w:rsidRPr="00F90D58" w:rsidRDefault="000A5095" w:rsidP="004429C2">
      <w:pPr>
        <w:spacing w:afterLines="50" w:after="156"/>
        <w:jc w:val="both"/>
        <w:rPr>
          <w:rFonts w:eastAsia="SimSun"/>
          <w:shd w:val="clear" w:color="auto" w:fill="FFFFFF"/>
          <w:lang w:eastAsia="zh-CN"/>
        </w:rPr>
      </w:pPr>
      <w:r w:rsidRPr="00300151">
        <w:rPr>
          <w:rFonts w:eastAsia="SimSun"/>
          <w:shd w:val="clear" w:color="auto" w:fill="FFFFFF"/>
          <w:lang w:eastAsia="zh-CN"/>
        </w:rPr>
        <w:t>P</w:t>
      </w:r>
      <w:r w:rsidRPr="00F90D58">
        <w:rPr>
          <w:rFonts w:eastAsia="SimSun"/>
          <w:shd w:val="clear" w:color="auto" w:fill="FFFFFF"/>
          <w:lang w:eastAsia="zh-CN"/>
        </w:rPr>
        <w:t xml:space="preserve">recipitation nowcasting </w:t>
      </w:r>
      <w:r w:rsidR="009348EE" w:rsidRPr="00F90D58">
        <w:rPr>
          <w:rFonts w:eastAsia="SimSun"/>
          <w:shd w:val="clear" w:color="auto" w:fill="FFFFFF"/>
          <w:lang w:eastAsia="zh-CN"/>
        </w:rPr>
        <w:t xml:space="preserve">has been an important fields of weather forecasting for </w:t>
      </w:r>
      <w:r w:rsidR="00D61863" w:rsidRPr="00F90D58">
        <w:rPr>
          <w:rFonts w:eastAsia="SimSun"/>
          <w:shd w:val="clear" w:color="auto" w:fill="FFFFFF"/>
          <w:lang w:eastAsia="zh-CN"/>
        </w:rPr>
        <w:t>long</w:t>
      </w:r>
      <w:r w:rsidR="009348EE" w:rsidRPr="00F90D58">
        <w:rPr>
          <w:rFonts w:eastAsia="SimSun"/>
          <w:shd w:val="clear" w:color="auto" w:fill="FFFFFF"/>
          <w:lang w:eastAsia="zh-CN"/>
        </w:rPr>
        <w:t xml:space="preserve">. Apart from traditional forecasting </w:t>
      </w:r>
      <w:r w:rsidR="005E6A11" w:rsidRPr="00F90D58">
        <w:rPr>
          <w:rFonts w:eastAsia="SimSun"/>
          <w:shd w:val="clear" w:color="auto" w:fill="FFFFFF"/>
          <w:lang w:eastAsia="zh-CN"/>
        </w:rPr>
        <w:t>method</w:t>
      </w:r>
      <w:r w:rsidR="009348EE" w:rsidRPr="00F90D58">
        <w:rPr>
          <w:rFonts w:eastAsia="SimSun"/>
          <w:shd w:val="clear" w:color="auto" w:fill="FFFFFF"/>
          <w:lang w:eastAsia="zh-CN"/>
        </w:rPr>
        <w:t xml:space="preserve">s like numerical weather prediction system, deep learning tools have been a </w:t>
      </w:r>
      <w:del w:id="10" w:author="David Schultz" w:date="2021-04-27T17:26:00Z">
        <w:r w:rsidR="009348EE" w:rsidRPr="00F90D58" w:rsidDel="00006F5C">
          <w:rPr>
            <w:rFonts w:eastAsia="SimSun"/>
            <w:shd w:val="clear" w:color="auto" w:fill="FFFFFF"/>
            <w:lang w:eastAsia="zh-CN"/>
          </w:rPr>
          <w:delText xml:space="preserve">heated </w:delText>
        </w:r>
      </w:del>
      <w:ins w:id="11" w:author="David Schultz" w:date="2021-04-27T17:26:00Z">
        <w:r w:rsidR="00006F5C">
          <w:rPr>
            <w:rFonts w:eastAsia="SimSun"/>
            <w:shd w:val="clear" w:color="auto" w:fill="FFFFFF"/>
            <w:lang w:eastAsia="zh-CN"/>
          </w:rPr>
          <w:t>popular</w:t>
        </w:r>
        <w:r w:rsidR="00006F5C" w:rsidRPr="00F90D58">
          <w:rPr>
            <w:rFonts w:eastAsia="SimSun"/>
            <w:shd w:val="clear" w:color="auto" w:fill="FFFFFF"/>
            <w:lang w:eastAsia="zh-CN"/>
          </w:rPr>
          <w:t xml:space="preserve"> </w:t>
        </w:r>
      </w:ins>
      <w:r w:rsidR="009348EE" w:rsidRPr="00F90D58">
        <w:rPr>
          <w:rFonts w:eastAsia="SimSun"/>
          <w:shd w:val="clear" w:color="auto" w:fill="FFFFFF"/>
          <w:lang w:eastAsia="zh-CN"/>
        </w:rPr>
        <w:t xml:space="preserve">method for precipitation nowcasting recently. </w:t>
      </w:r>
      <w:r w:rsidR="003266BF" w:rsidRPr="00F90D58">
        <w:rPr>
          <w:rFonts w:eastAsia="SimSun"/>
          <w:shd w:val="clear" w:color="auto" w:fill="FFFFFF"/>
          <w:lang w:eastAsia="zh-CN"/>
        </w:rPr>
        <w:t>D</w:t>
      </w:r>
      <w:r w:rsidR="009348EE" w:rsidRPr="00F90D58">
        <w:rPr>
          <w:rFonts w:eastAsia="SimSun"/>
          <w:shd w:val="clear" w:color="auto" w:fill="FFFFFF"/>
          <w:lang w:eastAsia="zh-CN"/>
        </w:rPr>
        <w:t>eep learning</w:t>
      </w:r>
      <w:r w:rsidR="003266BF" w:rsidRPr="00F90D58">
        <w:rPr>
          <w:rFonts w:eastAsia="SimSun"/>
          <w:shd w:val="clear" w:color="auto" w:fill="FFFFFF"/>
          <w:lang w:eastAsia="zh-CN"/>
        </w:rPr>
        <w:t xml:space="preserve"> use</w:t>
      </w:r>
      <w:r w:rsidR="005E6A11" w:rsidRPr="00F90D58">
        <w:rPr>
          <w:rFonts w:eastAsia="SimSun"/>
          <w:shd w:val="clear" w:color="auto" w:fill="FFFFFF"/>
          <w:lang w:eastAsia="zh-CN"/>
        </w:rPr>
        <w:t>s</w:t>
      </w:r>
      <w:r w:rsidR="003266BF" w:rsidRPr="00F90D58">
        <w:rPr>
          <w:rFonts w:eastAsia="SimSun"/>
          <w:shd w:val="clear" w:color="auto" w:fill="FFFFFF"/>
          <w:lang w:eastAsia="zh-CN"/>
        </w:rPr>
        <w:t xml:space="preserve"> sequence</w:t>
      </w:r>
      <w:r w:rsidR="005E6A11" w:rsidRPr="00F90D58">
        <w:rPr>
          <w:rFonts w:eastAsia="SimSun"/>
          <w:shd w:val="clear" w:color="auto" w:fill="FFFFFF"/>
          <w:lang w:eastAsia="zh-CN"/>
        </w:rPr>
        <w:t>s</w:t>
      </w:r>
      <w:r w:rsidR="003266BF" w:rsidRPr="00F90D58">
        <w:rPr>
          <w:rFonts w:eastAsia="SimSun"/>
          <w:shd w:val="clear" w:color="auto" w:fill="FFFFFF"/>
          <w:lang w:eastAsia="zh-CN"/>
        </w:rPr>
        <w:t xml:space="preserve"> of radar images as inputs and output predicted image sequences, treating the precipitation forecasting as video prediction tasks. Images are actually stored as a matrix of numbers in computers. </w:t>
      </w:r>
      <w:r w:rsidR="00047FAF" w:rsidRPr="00F90D58">
        <w:rPr>
          <w:rFonts w:eastAsia="SimSun"/>
          <w:shd w:val="clear" w:color="auto" w:fill="FFFFFF"/>
          <w:lang w:eastAsia="zh-CN"/>
        </w:rPr>
        <w:t>Digits</w:t>
      </w:r>
      <w:r w:rsidR="0011226B" w:rsidRPr="00F90D58">
        <w:rPr>
          <w:rFonts w:eastAsia="SimSun"/>
          <w:shd w:val="clear" w:color="auto" w:fill="FFFFFF"/>
          <w:lang w:eastAsia="zh-CN"/>
        </w:rPr>
        <w:t xml:space="preserve"> in each grid </w:t>
      </w:r>
      <w:r w:rsidR="003266BF" w:rsidRPr="00F90D58">
        <w:rPr>
          <w:rFonts w:eastAsia="SimSun"/>
          <w:shd w:val="clear" w:color="auto" w:fill="FFFFFF"/>
          <w:lang w:eastAsia="zh-CN"/>
        </w:rPr>
        <w:t>of</w:t>
      </w:r>
      <w:r w:rsidR="0011226B" w:rsidRPr="00F90D58">
        <w:rPr>
          <w:rFonts w:eastAsia="SimSun"/>
          <w:shd w:val="clear" w:color="auto" w:fill="FFFFFF"/>
          <w:lang w:eastAsia="zh-CN"/>
        </w:rPr>
        <w:t xml:space="preserve"> a radar echo image represent the local precipitation </w:t>
      </w:r>
      <w:r w:rsidRPr="00F90D58">
        <w:rPr>
          <w:rFonts w:eastAsia="SimSun"/>
          <w:shd w:val="clear" w:color="auto" w:fill="FFFFFF"/>
          <w:lang w:eastAsia="zh-CN"/>
        </w:rPr>
        <w:t>rate</w:t>
      </w:r>
      <w:r w:rsidR="0011226B" w:rsidRPr="00F90D58">
        <w:rPr>
          <w:rFonts w:eastAsia="SimSun"/>
          <w:shd w:val="clear" w:color="auto" w:fill="FFFFFF"/>
          <w:lang w:eastAsia="zh-CN"/>
        </w:rPr>
        <w:t xml:space="preserve">. A consecutive series of radar echo </w:t>
      </w:r>
      <w:r w:rsidR="00047FAF" w:rsidRPr="00F90D58">
        <w:rPr>
          <w:rFonts w:eastAsia="SimSun"/>
          <w:shd w:val="clear" w:color="auto" w:fill="FFFFFF"/>
          <w:lang w:eastAsia="zh-CN"/>
        </w:rPr>
        <w:t xml:space="preserve">thus </w:t>
      </w:r>
      <w:r w:rsidR="0011226B" w:rsidRPr="00F90D58">
        <w:rPr>
          <w:rFonts w:eastAsia="SimSun"/>
          <w:shd w:val="clear" w:color="auto" w:fill="FFFFFF"/>
          <w:lang w:eastAsia="zh-CN"/>
        </w:rPr>
        <w:t>represent the variation and movement of rainfall area.</w:t>
      </w:r>
      <w:r w:rsidR="00047FAF" w:rsidRPr="00F90D58">
        <w:rPr>
          <w:rFonts w:eastAsia="SimSun"/>
          <w:shd w:val="clear" w:color="auto" w:fill="FFFFFF"/>
          <w:lang w:eastAsia="zh-CN"/>
        </w:rPr>
        <w:t xml:space="preserve"> </w:t>
      </w:r>
      <w:r w:rsidR="001D1B35" w:rsidRPr="00F90D58">
        <w:rPr>
          <w:rFonts w:eastAsia="SimSun"/>
          <w:shd w:val="clear" w:color="auto" w:fill="FFFFFF"/>
          <w:lang w:eastAsia="zh-CN"/>
        </w:rPr>
        <w:t>Th</w:t>
      </w:r>
      <w:r w:rsidR="001D1B35">
        <w:rPr>
          <w:rFonts w:eastAsia="SimSun"/>
          <w:shd w:val="clear" w:color="auto" w:fill="FFFFFF"/>
          <w:lang w:eastAsia="zh-CN"/>
        </w:rPr>
        <w:t>erefore</w:t>
      </w:r>
      <w:r w:rsidR="001D1B35" w:rsidRPr="00F90D58">
        <w:rPr>
          <w:rFonts w:eastAsia="SimSun"/>
          <w:shd w:val="clear" w:color="auto" w:fill="FFFFFF"/>
          <w:lang w:eastAsia="zh-CN"/>
        </w:rPr>
        <w:t>,</w:t>
      </w:r>
      <w:r w:rsidR="00047FAF" w:rsidRPr="00F90D58">
        <w:rPr>
          <w:rFonts w:eastAsia="SimSun"/>
          <w:shd w:val="clear" w:color="auto" w:fill="FFFFFF"/>
          <w:lang w:eastAsia="zh-CN"/>
        </w:rPr>
        <w:t xml:space="preserve"> </w:t>
      </w:r>
      <w:r w:rsidR="00D61863" w:rsidRPr="00F90D58">
        <w:rPr>
          <w:rFonts w:eastAsia="SimSun"/>
          <w:shd w:val="clear" w:color="auto" w:fill="FFFFFF"/>
          <w:lang w:eastAsia="zh-CN"/>
        </w:rPr>
        <w:t>computers</w:t>
      </w:r>
      <w:r w:rsidR="0011226B" w:rsidRPr="00F90D58">
        <w:rPr>
          <w:rFonts w:eastAsia="SimSun"/>
          <w:shd w:val="clear" w:color="auto" w:fill="FFFFFF"/>
          <w:lang w:eastAsia="zh-CN"/>
        </w:rPr>
        <w:t xml:space="preserve"> can observe some patterns from historical precipitation data for a better prediction of the variations of future precipitation. </w:t>
      </w:r>
    </w:p>
    <w:p w14:paraId="12DE720D" w14:textId="1822345F" w:rsidR="00173F89" w:rsidRPr="00D61863" w:rsidRDefault="00047FAF" w:rsidP="004429C2">
      <w:pPr>
        <w:spacing w:afterLines="50" w:after="156"/>
        <w:jc w:val="both"/>
        <w:rPr>
          <w:rFonts w:eastAsia="SimSun"/>
          <w:shd w:val="clear" w:color="auto" w:fill="FFFFFF"/>
          <w:lang w:eastAsia="zh-CN"/>
        </w:rPr>
      </w:pPr>
      <w:r w:rsidRPr="00300151">
        <w:rPr>
          <w:rFonts w:eastAsia="SimSun"/>
          <w:shd w:val="clear" w:color="auto" w:fill="FFFFFF"/>
          <w:lang w:eastAsia="zh-CN"/>
        </w:rPr>
        <w:t xml:space="preserve">Deep learning </w:t>
      </w:r>
      <w:r w:rsidR="00D163A4" w:rsidRPr="00300151">
        <w:rPr>
          <w:rFonts w:eastAsia="SimSun"/>
          <w:shd w:val="clear" w:color="auto" w:fill="FFFFFF"/>
          <w:lang w:eastAsia="zh-CN"/>
        </w:rPr>
        <w:t>models</w:t>
      </w:r>
      <w:r w:rsidR="001D1B35">
        <w:rPr>
          <w:rFonts w:eastAsia="SimSun"/>
          <w:shd w:val="clear" w:color="auto" w:fill="FFFFFF"/>
          <w:lang w:eastAsia="zh-CN"/>
        </w:rPr>
        <w:t>, such as</w:t>
      </w:r>
      <w:r w:rsidR="001D1B35" w:rsidRPr="00300151">
        <w:rPr>
          <w:rFonts w:eastAsia="SimSun"/>
          <w:shd w:val="clear" w:color="auto" w:fill="FFFFFF"/>
          <w:lang w:eastAsia="zh-CN"/>
        </w:rPr>
        <w:t xml:space="preserve"> </w:t>
      </w:r>
      <w:r w:rsidRPr="00300151">
        <w:rPr>
          <w:rFonts w:eastAsia="SimSun"/>
          <w:shd w:val="clear" w:color="auto" w:fill="FFFFFF"/>
          <w:lang w:eastAsia="zh-CN"/>
        </w:rPr>
        <w:t>RNN</w:t>
      </w:r>
      <w:r w:rsidR="001D1B35">
        <w:rPr>
          <w:rFonts w:eastAsia="SimSun"/>
          <w:shd w:val="clear" w:color="auto" w:fill="FFFFFF"/>
          <w:lang w:eastAsia="zh-CN"/>
        </w:rPr>
        <w:t xml:space="preserve">, </w:t>
      </w:r>
      <w:r w:rsidR="00D163A4" w:rsidRPr="00300151">
        <w:rPr>
          <w:rFonts w:eastAsia="SimSun"/>
          <w:shd w:val="clear" w:color="auto" w:fill="FFFFFF"/>
          <w:lang w:eastAsia="zh-CN"/>
        </w:rPr>
        <w:t>LSTM and GRU</w:t>
      </w:r>
      <w:del w:id="12" w:author="David Schultz" w:date="2021-04-27T17:27:00Z">
        <w:r w:rsidR="001D1B35" w:rsidDel="00006F5C">
          <w:rPr>
            <w:rFonts w:eastAsia="SimSun"/>
            <w:shd w:val="clear" w:color="auto" w:fill="FFFFFF"/>
            <w:lang w:eastAsia="zh-CN"/>
          </w:rPr>
          <w:delText>.</w:delText>
        </w:r>
      </w:del>
      <w:r w:rsidR="001D1B35">
        <w:rPr>
          <w:rFonts w:eastAsia="SimSun"/>
          <w:shd w:val="clear" w:color="auto" w:fill="FFFFFF"/>
          <w:lang w:eastAsia="zh-CN"/>
        </w:rPr>
        <w:t xml:space="preserve"> </w:t>
      </w:r>
      <w:r w:rsidR="00D163A4" w:rsidRPr="00300151">
        <w:rPr>
          <w:rFonts w:eastAsia="SimSun"/>
          <w:shd w:val="clear" w:color="auto" w:fill="FFFFFF"/>
          <w:lang w:eastAsia="zh-CN"/>
        </w:rPr>
        <w:t>can make prediction via learning temporal relationships in historical two-dimensional data. However, in precipitation nowcasting, spatial relationships exist in the different digits of radar echo in one image. Normal RNN, LSTM and GRU for processing two-dimensional time sequence data</w:t>
      </w:r>
      <w:r w:rsidR="00FE5CFE" w:rsidRPr="00300151">
        <w:rPr>
          <w:rFonts w:eastAsia="SimSun"/>
          <w:shd w:val="clear" w:color="auto" w:fill="FFFFFF"/>
          <w:lang w:eastAsia="zh-CN"/>
        </w:rPr>
        <w:t xml:space="preserve"> </w:t>
      </w:r>
      <w:r w:rsidR="004429C2" w:rsidRPr="00300151">
        <w:rPr>
          <w:rFonts w:eastAsia="SimSun"/>
          <w:shd w:val="clear" w:color="auto" w:fill="FFFFFF"/>
          <w:lang w:eastAsia="zh-CN"/>
        </w:rPr>
        <w:t>cannot</w:t>
      </w:r>
      <w:r w:rsidR="00FE5CFE" w:rsidRPr="00300151">
        <w:rPr>
          <w:rFonts w:eastAsia="SimSun"/>
          <w:shd w:val="clear" w:color="auto" w:fill="FFFFFF"/>
          <w:lang w:eastAsia="zh-CN"/>
        </w:rPr>
        <w:t xml:space="preserve"> learn the spatial features. Convolutional LSTM (</w:t>
      </w:r>
      <w:proofErr w:type="spellStart"/>
      <w:r w:rsidR="00FE5CFE" w:rsidRPr="00300151">
        <w:rPr>
          <w:rFonts w:eastAsia="SimSun"/>
          <w:shd w:val="clear" w:color="auto" w:fill="FFFFFF"/>
          <w:lang w:eastAsia="zh-CN"/>
        </w:rPr>
        <w:t>ConvLSTM</w:t>
      </w:r>
      <w:proofErr w:type="spellEnd"/>
      <w:r w:rsidR="00FE5CFE" w:rsidRPr="00300151">
        <w:rPr>
          <w:rFonts w:eastAsia="SimSun"/>
          <w:shd w:val="clear" w:color="auto" w:fill="FFFFFF"/>
          <w:lang w:eastAsia="zh-CN"/>
        </w:rPr>
        <w:t xml:space="preserve">) </w:t>
      </w:r>
      <w:r w:rsidR="004D42D4">
        <w:rPr>
          <w:rFonts w:eastAsia="SimSun"/>
          <w:shd w:val="clear" w:color="auto" w:fill="FFFFFF"/>
          <w:lang w:eastAsia="zh-CN"/>
        </w:rPr>
        <w:t>was</w:t>
      </w:r>
      <w:r w:rsidR="00FE5CFE" w:rsidRPr="00300151">
        <w:rPr>
          <w:rFonts w:eastAsia="SimSun"/>
          <w:shd w:val="clear" w:color="auto" w:fill="FFFFFF"/>
          <w:lang w:eastAsia="zh-CN"/>
        </w:rPr>
        <w:t xml:space="preserve"> invented to solve this problem </w:t>
      </w:r>
      <w:r w:rsidR="00FE5CFE" w:rsidRPr="00300151">
        <w:rPr>
          <w:rFonts w:eastAsia="SimSun"/>
          <w:shd w:val="clear" w:color="auto" w:fill="FFFFFF"/>
          <w:lang w:eastAsia="zh-CN"/>
        </w:rPr>
        <w:fldChar w:fldCharType="begin"/>
      </w:r>
      <w:r w:rsidR="00FE5CFE" w:rsidRPr="00300151">
        <w:rPr>
          <w:rFonts w:eastAsia="SimSun"/>
          <w:shd w:val="clear" w:color="auto" w:fill="FFFFFF"/>
          <w:lang w:eastAsia="zh-CN"/>
        </w:rPr>
        <w:instrText xml:space="preserve"> ADDIN ZOTERO_ITEM CSL_CITATION {"citationID":"Y2F7mBFg","properties":{"formattedCitation":"(Shi et al., 2015)","plainCitation":"(Shi et al., 2015)","noteIndex":0},"citationItems":[{"id":8,"uris":["http://zotero.org/users/local/tMexI1tO/items/WQILLIDI"],"uri":["http://zotero.org/users/local/tMexI1tO/items/WQILLIDI"],"itemData":{"id":8,"type":"article-journal","abstract":"The goal of precipitation nowcasting is to predict the future rainfall intensity in a local region over a relatively short period of time. Very few previous studies have examined this crucial and challenging weather forecasting problem from the machine learning perspective. In this paper, we formulate precipitation nowcasting as a spatiotemporal sequence forecasting problem in which both the input and the prediction target are spatiotemporal sequences. By extending the fully connected LSTM (FC-LSTM) to have convolutional structures in both the input-to-state and state-to-state transitions, we propose the convolutional LSTM (ConvLSTM) and use it to build an end-to-end trainable model for the precipitation nowcasting problem. Experiments show that our ConvLSTM network captures spatiotemporal correlations better and consistently outperforms FC-LSTM and the state-of-the-art operational ROVER algorithm for precipitation nowcasting.","container-title":"arXiv:1506.04214 [cs]","note":"arXiv: 1506.04214","source":"arXiv.org","title":"Convolutional LSTM Network: A Machine Learning Approach for Precipitation Nowcasting","title-short":"Convolutional LSTM Network","URL":"http://arxiv.org/abs/1506.04214","author":[{"family":"Shi","given":"Xingjian"},{"family":"Chen","given":"Zhourong"},{"family":"Wang","given":"Hao"},{"family":"Yeung","given":"Dit-Yan"},{"family":"Wong","given":"Wai-kin"},{"family":"Woo","given":"Wang-chun"}],"accessed":{"date-parts":[["2020",10,24]]},"issued":{"date-parts":[["2015",9,19]]}}}],"schema":"https://github.com/citation-style-language/schema/raw/master/csl-citation.json"} </w:instrText>
      </w:r>
      <w:r w:rsidR="00FE5CFE" w:rsidRPr="00300151">
        <w:rPr>
          <w:rFonts w:eastAsia="SimSun"/>
          <w:shd w:val="clear" w:color="auto" w:fill="FFFFFF"/>
          <w:lang w:eastAsia="zh-CN"/>
        </w:rPr>
        <w:fldChar w:fldCharType="separate"/>
      </w:r>
      <w:r w:rsidR="00FE5CFE" w:rsidRPr="00D61863">
        <w:rPr>
          <w:rFonts w:eastAsia="SimSun"/>
        </w:rPr>
        <w:t>(Shi et al., 2015)</w:t>
      </w:r>
      <w:r w:rsidR="00FE5CFE" w:rsidRPr="00300151">
        <w:rPr>
          <w:rFonts w:eastAsia="SimSun"/>
          <w:shd w:val="clear" w:color="auto" w:fill="FFFFFF"/>
          <w:lang w:eastAsia="zh-CN"/>
        </w:rPr>
        <w:fldChar w:fldCharType="end"/>
      </w:r>
      <w:r w:rsidR="00FE5CFE" w:rsidRPr="00300151">
        <w:rPr>
          <w:rFonts w:eastAsia="SimSun"/>
          <w:shd w:val="clear" w:color="auto" w:fill="FFFFFF"/>
          <w:lang w:eastAsia="zh-CN"/>
        </w:rPr>
        <w:t xml:space="preserve">. Convolution neural networks (CNN) have been </w:t>
      </w:r>
      <w:r w:rsidR="00E9736F" w:rsidRPr="00300151">
        <w:rPr>
          <w:rFonts w:eastAsia="SimSun"/>
          <w:shd w:val="clear" w:color="auto" w:fill="FFFFFF"/>
          <w:lang w:eastAsia="zh-CN"/>
        </w:rPr>
        <w:t xml:space="preserve">widely </w:t>
      </w:r>
      <w:r w:rsidR="00FE5CFE" w:rsidRPr="00300151">
        <w:rPr>
          <w:rFonts w:eastAsia="SimSun"/>
          <w:shd w:val="clear" w:color="auto" w:fill="FFFFFF"/>
          <w:lang w:eastAsia="zh-CN"/>
        </w:rPr>
        <w:t>used for image recognition</w:t>
      </w:r>
      <w:r w:rsidR="00E9736F">
        <w:rPr>
          <w:rFonts w:eastAsia="SimSun"/>
          <w:shd w:val="clear" w:color="auto" w:fill="FFFFFF"/>
          <w:lang w:eastAsia="zh-CN"/>
        </w:rPr>
        <w:t xml:space="preserve"> tasks</w:t>
      </w:r>
      <w:r w:rsidR="00FE5CFE" w:rsidRPr="00300151">
        <w:rPr>
          <w:rFonts w:eastAsia="SimSun"/>
          <w:shd w:val="clear" w:color="auto" w:fill="FFFFFF"/>
          <w:lang w:eastAsia="zh-CN"/>
        </w:rPr>
        <w:t>, showing strong representative learning ability of spatial information. Embedding convolution structure with time sequence prediction models, deep learning can successfully produce liable forecasting results of precipitation in the next few hours</w:t>
      </w:r>
      <w:r w:rsidR="006B70D4" w:rsidRPr="00300151">
        <w:rPr>
          <w:rFonts w:eastAsia="SimSun"/>
          <w:shd w:val="clear" w:color="auto" w:fill="FFFFFF"/>
          <w:lang w:eastAsia="zh-CN"/>
        </w:rPr>
        <w:t xml:space="preserve"> </w:t>
      </w:r>
      <w:r w:rsidR="006B70D4" w:rsidRPr="00300151">
        <w:rPr>
          <w:rFonts w:eastAsia="SimSun"/>
          <w:shd w:val="clear" w:color="auto" w:fill="FFFFFF"/>
          <w:lang w:eastAsia="zh-CN"/>
        </w:rPr>
        <w:fldChar w:fldCharType="begin"/>
      </w:r>
      <w:r w:rsidR="006B70D4" w:rsidRPr="00300151">
        <w:rPr>
          <w:rFonts w:eastAsia="SimSun"/>
          <w:shd w:val="clear" w:color="auto" w:fill="FFFFFF"/>
          <w:lang w:eastAsia="zh-CN"/>
        </w:rPr>
        <w:instrText xml:space="preserve"> ADDIN ZOTERO_ITEM CSL_CITATION {"citationID":"PQ3jqRie","properties":{"formattedCitation":"(Ayzel et al., 2019)","plainCitation":"(Ayzel et al., 2019)","noteIndex":0},"citationItems":[{"id":289,"uris":["http://zotero.org/users/local/tMexI1tO/items/5JCHIEKI"],"uri":["http://zotero.org/users/local/tMexI1tO/items/5JCHIEKI"],"itemData":{"id":289,"type":"article-journal","container-title":"Procedia Computer Science","note":"ISBN: 1877-0509\npublisher: Elsevier","page":"186-192","title":"All convolutional neural networks for radar-based precipitation nowcasting","volume":"150","author":[{"family":"Ayzel","given":"G."},{"family":"Heistermann","given":"M."},{"family":"Sorokin","given":"A."},{"family":"Nikitin","given":"O."},{"family":"Lukyanova","given":"O."}],"issued":{"date-parts":[["2019"]]}}}],"schema":"https://github.com/citation-style-language/schema/raw/master/csl-citation.json"} </w:instrText>
      </w:r>
      <w:r w:rsidR="006B70D4" w:rsidRPr="00300151">
        <w:rPr>
          <w:rFonts w:eastAsia="SimSun"/>
          <w:shd w:val="clear" w:color="auto" w:fill="FFFFFF"/>
          <w:lang w:eastAsia="zh-CN"/>
        </w:rPr>
        <w:fldChar w:fldCharType="separate"/>
      </w:r>
      <w:r w:rsidR="006B70D4" w:rsidRPr="00D61863">
        <w:rPr>
          <w:rFonts w:eastAsia="SimSun"/>
        </w:rPr>
        <w:t>(Ayzel et al., 2019)</w:t>
      </w:r>
      <w:r w:rsidR="006B70D4" w:rsidRPr="00300151">
        <w:rPr>
          <w:rFonts w:eastAsia="SimSun"/>
          <w:shd w:val="clear" w:color="auto" w:fill="FFFFFF"/>
          <w:lang w:eastAsia="zh-CN"/>
        </w:rPr>
        <w:fldChar w:fldCharType="end"/>
      </w:r>
      <w:r w:rsidR="00FE5CFE" w:rsidRPr="00300151">
        <w:rPr>
          <w:rFonts w:eastAsia="SimSun"/>
          <w:shd w:val="clear" w:color="auto" w:fill="FFFFFF"/>
          <w:lang w:eastAsia="zh-CN"/>
        </w:rPr>
        <w:t xml:space="preserve">. </w:t>
      </w:r>
      <w:r w:rsidR="006B70D4" w:rsidRPr="00300151">
        <w:rPr>
          <w:rFonts w:eastAsia="SimSun"/>
          <w:shd w:val="clear" w:color="auto" w:fill="FFFFFF"/>
          <w:lang w:eastAsia="zh-CN"/>
        </w:rPr>
        <w:t>Other combinations like convolutional RNN and convolutional GRU are also adopted in spatiotemporal prediction tasks like precipitation nowcasting.</w:t>
      </w:r>
      <w:r w:rsidR="00DD0057" w:rsidRPr="00300151">
        <w:rPr>
          <w:rFonts w:eastAsia="SimSun"/>
          <w:shd w:val="clear" w:color="auto" w:fill="FFFFFF"/>
          <w:lang w:eastAsia="zh-CN"/>
        </w:rPr>
        <w:t xml:space="preserve"> </w:t>
      </w:r>
    </w:p>
    <w:p w14:paraId="24CE5658" w14:textId="417BEE45" w:rsidR="00F93EC3" w:rsidRPr="00AE1AF7" w:rsidRDefault="00C92E12" w:rsidP="00AE1AF7">
      <w:pPr>
        <w:spacing w:afterLines="50" w:after="156"/>
        <w:jc w:val="both"/>
        <w:rPr>
          <w:sz w:val="21"/>
          <w:szCs w:val="21"/>
        </w:rPr>
      </w:pPr>
      <w:r w:rsidRPr="00300151">
        <w:rPr>
          <w:rFonts w:eastAsia="SimSun"/>
          <w:shd w:val="clear" w:color="auto" w:fill="FFFFFF"/>
          <w:lang w:eastAsia="zh-CN"/>
        </w:rPr>
        <w:t>M</w:t>
      </w:r>
      <w:r w:rsidR="00DD0057" w:rsidRPr="00300151">
        <w:rPr>
          <w:rFonts w:eastAsia="SimSun"/>
          <w:shd w:val="clear" w:color="auto" w:fill="FFFFFF"/>
          <w:lang w:eastAsia="zh-CN"/>
        </w:rPr>
        <w:t>any studies compare</w:t>
      </w:r>
      <w:r w:rsidR="00E9736F">
        <w:rPr>
          <w:rFonts w:eastAsia="SimSun"/>
          <w:shd w:val="clear" w:color="auto" w:fill="FFFFFF"/>
          <w:lang w:eastAsia="zh-CN"/>
        </w:rPr>
        <w:t>d</w:t>
      </w:r>
      <w:r w:rsidR="00DD0057" w:rsidRPr="00300151">
        <w:rPr>
          <w:rFonts w:eastAsia="SimSun"/>
          <w:shd w:val="clear" w:color="auto" w:fill="FFFFFF"/>
          <w:lang w:eastAsia="zh-CN"/>
        </w:rPr>
        <w:t xml:space="preserve"> these spatiotemporal prediction models on different datasets </w:t>
      </w:r>
      <w:r w:rsidR="00DD0057" w:rsidRPr="00300151">
        <w:rPr>
          <w:rFonts w:eastAsia="SimSun"/>
          <w:shd w:val="clear" w:color="auto" w:fill="FFFFFF"/>
          <w:lang w:eastAsia="zh-CN"/>
        </w:rPr>
        <w:fldChar w:fldCharType="begin"/>
      </w:r>
      <w:r w:rsidR="00E9736F">
        <w:rPr>
          <w:rFonts w:eastAsia="SimSun"/>
          <w:shd w:val="clear" w:color="auto" w:fill="FFFFFF"/>
          <w:lang w:eastAsia="zh-CN"/>
        </w:rPr>
        <w:instrText xml:space="preserve"> ADDIN ZOTERO_ITEM CSL_CITATION {"citationID":"GKoRrADc","properties":{"formattedCitation":"(Trebing and Mehrkanoon, 2020; Zhang et al., 2019)","plainCitation":"(Trebing and Mehrkanoon, 2020; Zhang et al., 2019)","noteIndex":0},"citationItems":[{"id":174,"uris":["http://zotero.org/users/local/tMexI1tO/items/ZDVCTYCC"],"uri":["http://zotero.org/users/local/tMexI1tO/items/ZDVCTYCC"],"itemData":{"id":174,"type":"article-journal","abstract":"Weather forecasting is dominated by numerical weather prediction that tries to model accurately the physical properties of the atmosphere. A downside of numerical weather prediction is that it is lacking the ability for short-term forecasts using the latest available information. By using a data-driven neural network approach we show that it is possible to produce an accurate precipitation nowcast. To this end, we propose \\textit{SmaAt-UNet}, an efficient convolutional neural networks based on the well known UNet architecture equipped with attention modules and depthwise-separable convolutions. We evaluate our approach on a real-life dataset using precipitation maps from the region of the Netherlands. The experimental results show that in terms of accuracy the proposed model is comparable to other examined models while only using a quarter of the trainable parameters.","container-title":"arXiv:2007.04417 [cs, eess]","note":"arXiv: 2007.04417","source":"arXiv.org","title":"SmaAt-UNet: Precipitation Nowcasting using a Small Attention-UNet Architecture","title-short":"SmaAt-UNet","URL":"http://arxiv.org/abs/2007.04417","author":[{"family":"Trebing","given":"Kevin"},{"family":"Mehrkanoon","given":"Siamak"}],"accessed":{"date-parts":[["2020",11,20]]},"issued":{"date-parts":[["2020",7,8]]}}},{"id":53,"uris":["http://zotero.org/users/local/tMexI1tO/items/UAJXIYGJ"],"uri":["http://zotero.org/users/local/tMexI1tO/items/UAJXIYGJ"],"itemData":{"id":53,"type":"paper-conference","abstract":"Very short-term convective storm forecasting, termed nowcasting, has long been an important issue and has attracted substantial interest. Existing nowcasting methods rely principally on radar images and are limited in terms of nowcasting storm initiation and growth. Real-time re-analysis of meteorological data supplied by numerical models provides valuable information about three-dimensional (3D), atmospheric, boundary layer thermal dynamics, such as temperature and wind. To mine such data, we here develop a convolution-recurrent, hybrid deep-learning method with the following characteristics: (1) the use of cell-based oversampling to increase the number of training samples; this mitigates the class imbalance issue; (2) the use of both raw 3D radar data and 3D meteorological data re-analyzed via multi-source 3D convolution without any need for handcraft feature engineering; and (3) the stacking of convolutional neural networks on a long short-term memory encoder/decoder that learns the spatiotemporal patterns of convective processes. Experimental results demonstrated that our method performs better than other extrapolation methods. Qualitative analysis yielded encouraging nowcasting results.","container-title":"2019 IEEE International Conference on Big Knowledge (ICBK)","DOI":"10.1109/ICBK.2019.00052","event":"2019 IEEE International Conference on Big Knowledge (ICBK)","page":"333-340","source":"IEEE Xplore","title":"A Three-Dimensional Convolutional-Recurrent Network for Convective Storm Nowcasting","author":[{"family":"Zhang","given":"W."},{"family":"Li","given":"W."},{"family":"Han","given":"L."}],"issued":{"date-parts":[["2019",11]]}}}],"schema":"https://github.com/citation-style-language/schema/raw/master/csl-citation.json"} </w:instrText>
      </w:r>
      <w:r w:rsidR="00DD0057" w:rsidRPr="00300151">
        <w:rPr>
          <w:rFonts w:eastAsia="SimSun"/>
          <w:shd w:val="clear" w:color="auto" w:fill="FFFFFF"/>
          <w:lang w:eastAsia="zh-CN"/>
        </w:rPr>
        <w:fldChar w:fldCharType="separate"/>
      </w:r>
      <w:r w:rsidR="00E9736F" w:rsidRPr="00E9736F">
        <w:rPr>
          <w:rFonts w:eastAsia="SimSun"/>
        </w:rPr>
        <w:t>(Trebing and Mehrkanoon, 2020; Zhang et al., 2019)</w:t>
      </w:r>
      <w:r w:rsidR="00DD0057" w:rsidRPr="00300151">
        <w:rPr>
          <w:rFonts w:eastAsia="SimSun"/>
          <w:shd w:val="clear" w:color="auto" w:fill="FFFFFF"/>
          <w:lang w:eastAsia="zh-CN"/>
        </w:rPr>
        <w:fldChar w:fldCharType="end"/>
      </w:r>
      <w:r w:rsidR="00DD0057" w:rsidRPr="00300151">
        <w:rPr>
          <w:rFonts w:eastAsia="SimSun"/>
          <w:shd w:val="clear" w:color="auto" w:fill="FFFFFF"/>
          <w:lang w:eastAsia="zh-CN"/>
        </w:rPr>
        <w:t>.</w:t>
      </w:r>
      <w:r w:rsidRPr="00300151">
        <w:rPr>
          <w:rFonts w:eastAsia="SimSun"/>
          <w:shd w:val="clear" w:color="auto" w:fill="FFFFFF"/>
          <w:lang w:eastAsia="zh-CN"/>
        </w:rPr>
        <w:t xml:space="preserve"> By evaluating the difference of design and performance of these spatiotemporal prediction models, scientists have the opportunity to discover the adaptability and shortages of current models. </w:t>
      </w:r>
      <w:r w:rsidR="00E9736F">
        <w:rPr>
          <w:rFonts w:eastAsia="SimSun"/>
          <w:shd w:val="clear" w:color="auto" w:fill="FFFFFF"/>
          <w:lang w:eastAsia="zh-CN"/>
        </w:rPr>
        <w:t>B</w:t>
      </w:r>
      <w:r w:rsidR="00E9736F" w:rsidRPr="00300151">
        <w:rPr>
          <w:rFonts w:eastAsia="SimSun"/>
          <w:shd w:val="clear" w:color="auto" w:fill="FFFFFF"/>
          <w:lang w:eastAsia="zh-CN"/>
        </w:rPr>
        <w:t>ased on the evaluation of previous model</w:t>
      </w:r>
      <w:r w:rsidR="00E9736F">
        <w:rPr>
          <w:rFonts w:eastAsia="SimSun"/>
          <w:shd w:val="clear" w:color="auto" w:fill="FFFFFF"/>
          <w:lang w:eastAsia="zh-CN"/>
        </w:rPr>
        <w:t>s, m</w:t>
      </w:r>
      <w:r w:rsidRPr="00300151">
        <w:rPr>
          <w:rFonts w:eastAsia="SimSun"/>
          <w:shd w:val="clear" w:color="auto" w:fill="FFFFFF"/>
          <w:lang w:eastAsia="zh-CN"/>
        </w:rPr>
        <w:t xml:space="preserve">ore advanced deep learning model for spatiotemporal tasks could be designed. </w:t>
      </w:r>
      <w:r w:rsidR="00F72F37" w:rsidRPr="00300151">
        <w:rPr>
          <w:rFonts w:eastAsia="SimSun"/>
          <w:shd w:val="clear" w:color="auto" w:fill="FFFFFF"/>
          <w:lang w:eastAsia="zh-CN"/>
        </w:rPr>
        <w:t>At the same time, the evaluation of the old models can help the forecasting department to use the deep learning model more effectively in real precipitation nowcasting.</w:t>
      </w:r>
      <w:r w:rsidR="00F72F37" w:rsidRPr="00300151" w:rsidDel="00047FAF">
        <w:rPr>
          <w:rFonts w:eastAsia="SimSun"/>
          <w:shd w:val="clear" w:color="auto" w:fill="FFFFFF"/>
          <w:lang w:eastAsia="zh-CN"/>
        </w:rPr>
        <w:t xml:space="preserve"> </w:t>
      </w:r>
      <w:r w:rsidRPr="00300151">
        <w:rPr>
          <w:rFonts w:eastAsia="SimSun"/>
          <w:shd w:val="clear" w:color="auto" w:fill="FFFFFF"/>
          <w:lang w:eastAsia="zh-CN"/>
        </w:rPr>
        <w:t xml:space="preserve">Similarly, this study aims </w:t>
      </w:r>
      <w:bookmarkStart w:id="13" w:name="_GoBack"/>
      <w:r w:rsidRPr="00300151">
        <w:rPr>
          <w:rFonts w:eastAsia="SimSun"/>
          <w:shd w:val="clear" w:color="auto" w:fill="FFFFFF"/>
          <w:lang w:eastAsia="zh-CN"/>
        </w:rPr>
        <w:t xml:space="preserve">to conduct a performance evaluation of </w:t>
      </w:r>
      <w:proofErr w:type="spellStart"/>
      <w:r w:rsidRPr="00300151">
        <w:rPr>
          <w:rFonts w:eastAsia="SimSun"/>
          <w:shd w:val="clear" w:color="auto" w:fill="FFFFFF"/>
          <w:lang w:eastAsia="zh-CN"/>
        </w:rPr>
        <w:t>ConvLSTM</w:t>
      </w:r>
      <w:proofErr w:type="spellEnd"/>
      <w:r w:rsidRPr="00300151">
        <w:rPr>
          <w:rFonts w:eastAsia="SimSun"/>
          <w:shd w:val="clear" w:color="auto" w:fill="FFFFFF"/>
          <w:lang w:eastAsia="zh-CN"/>
        </w:rPr>
        <w:t xml:space="preserve"> and </w:t>
      </w:r>
      <w:proofErr w:type="spellStart"/>
      <w:r w:rsidRPr="00300151">
        <w:rPr>
          <w:rFonts w:eastAsia="SimSun"/>
          <w:shd w:val="clear" w:color="auto" w:fill="FFFFFF"/>
          <w:lang w:eastAsia="zh-CN"/>
        </w:rPr>
        <w:t>ConvGRU</w:t>
      </w:r>
      <w:proofErr w:type="spellEnd"/>
      <w:r w:rsidR="00F72F37" w:rsidRPr="00300151">
        <w:rPr>
          <w:rFonts w:eastAsia="SimSun"/>
          <w:shd w:val="clear" w:color="auto" w:fill="FFFFFF"/>
          <w:lang w:eastAsia="zh-CN"/>
        </w:rPr>
        <w:t xml:space="preserve"> on different datasets</w:t>
      </w:r>
      <w:bookmarkEnd w:id="13"/>
      <w:r w:rsidRPr="00300151">
        <w:rPr>
          <w:rFonts w:eastAsia="SimSun"/>
          <w:shd w:val="clear" w:color="auto" w:fill="FFFFFF"/>
          <w:lang w:eastAsia="zh-CN"/>
        </w:rPr>
        <w:t xml:space="preserve">. </w:t>
      </w:r>
      <w:r w:rsidR="001D1B35">
        <w:rPr>
          <w:rFonts w:eastAsia="SimSun"/>
          <w:shd w:val="clear" w:color="auto" w:fill="FFFFFF"/>
          <w:lang w:eastAsia="zh-CN"/>
        </w:rPr>
        <w:t xml:space="preserve">At first this paper explains the basic concepts that help with understanding the mechanisms of </w:t>
      </w:r>
      <w:proofErr w:type="spellStart"/>
      <w:r w:rsidR="001D1B35">
        <w:rPr>
          <w:rFonts w:eastAsia="SimSun"/>
          <w:shd w:val="clear" w:color="auto" w:fill="FFFFFF"/>
          <w:lang w:eastAsia="zh-CN"/>
        </w:rPr>
        <w:t>ConvLSTM</w:t>
      </w:r>
      <w:proofErr w:type="spellEnd"/>
      <w:r w:rsidR="001D1B35">
        <w:rPr>
          <w:rFonts w:eastAsia="SimSun"/>
          <w:shd w:val="clear" w:color="auto" w:fill="FFFFFF"/>
          <w:lang w:eastAsia="zh-CN"/>
        </w:rPr>
        <w:t xml:space="preserve"> and </w:t>
      </w:r>
      <w:proofErr w:type="spellStart"/>
      <w:r w:rsidR="001D1B35">
        <w:rPr>
          <w:rFonts w:eastAsia="SimSun"/>
          <w:shd w:val="clear" w:color="auto" w:fill="FFFFFF"/>
          <w:lang w:eastAsia="zh-CN"/>
        </w:rPr>
        <w:t>ConvGRU</w:t>
      </w:r>
      <w:proofErr w:type="spellEnd"/>
      <w:r w:rsidR="001D1B35">
        <w:rPr>
          <w:rFonts w:eastAsia="SimSun"/>
          <w:shd w:val="clear" w:color="auto" w:fill="FFFFFF"/>
          <w:lang w:eastAsia="zh-CN"/>
        </w:rPr>
        <w:t xml:space="preserve">. Then this paper introduces the datasets and describe experiments. At last, this paper evaluates the forecasting performance of the two model. </w:t>
      </w:r>
      <w:r w:rsidR="004D42D4">
        <w:rPr>
          <w:rFonts w:eastAsia="SimSun"/>
          <w:shd w:val="clear" w:color="auto" w:fill="FFFFFF"/>
          <w:lang w:eastAsia="zh-CN"/>
        </w:rPr>
        <w:t>This study</w:t>
      </w:r>
      <w:r w:rsidR="001D1B35" w:rsidRPr="00300151">
        <w:rPr>
          <w:rFonts w:eastAsia="SimSun"/>
          <w:shd w:val="clear" w:color="auto" w:fill="FFFFFF"/>
          <w:lang w:eastAsia="zh-CN"/>
        </w:rPr>
        <w:t xml:space="preserve"> train</w:t>
      </w:r>
      <w:r w:rsidR="001D1B35">
        <w:rPr>
          <w:rFonts w:eastAsia="SimSun"/>
          <w:shd w:val="clear" w:color="auto" w:fill="FFFFFF"/>
          <w:lang w:eastAsia="zh-CN"/>
        </w:rPr>
        <w:t>s</w:t>
      </w:r>
      <w:r w:rsidR="001D1B35" w:rsidRPr="00300151">
        <w:rPr>
          <w:rFonts w:eastAsia="SimSun"/>
          <w:shd w:val="clear" w:color="auto" w:fill="FFFFFF"/>
          <w:lang w:eastAsia="zh-CN"/>
        </w:rPr>
        <w:t xml:space="preserve"> and test</w:t>
      </w:r>
      <w:r w:rsidR="001D1B35">
        <w:rPr>
          <w:rFonts w:eastAsia="SimSun"/>
          <w:shd w:val="clear" w:color="auto" w:fill="FFFFFF"/>
          <w:lang w:eastAsia="zh-CN"/>
        </w:rPr>
        <w:t>s</w:t>
      </w:r>
      <w:r w:rsidR="001D1B35" w:rsidRPr="00300151">
        <w:rPr>
          <w:rFonts w:eastAsia="SimSun"/>
          <w:shd w:val="clear" w:color="auto" w:fill="FFFFFF"/>
          <w:lang w:eastAsia="zh-CN"/>
        </w:rPr>
        <w:t xml:space="preserve"> the </w:t>
      </w:r>
      <w:r w:rsidR="001D1B35">
        <w:rPr>
          <w:rFonts w:eastAsia="SimSun"/>
          <w:shd w:val="clear" w:color="auto" w:fill="FFFFFF"/>
          <w:lang w:eastAsia="zh-CN"/>
        </w:rPr>
        <w:t xml:space="preserve">forecasting </w:t>
      </w:r>
      <w:r w:rsidR="001D1B35" w:rsidRPr="00300151">
        <w:rPr>
          <w:rFonts w:eastAsia="SimSun"/>
          <w:shd w:val="clear" w:color="auto" w:fill="FFFFFF"/>
          <w:lang w:eastAsia="zh-CN"/>
        </w:rPr>
        <w:t>ability of the two models on Moving MNIST dataset and Shenzhen radar dataset</w:t>
      </w:r>
      <w:r w:rsidR="00AE1AF7">
        <w:rPr>
          <w:rFonts w:eastAsia="SimSun"/>
          <w:shd w:val="clear" w:color="auto" w:fill="FFFFFF"/>
          <w:lang w:eastAsia="zh-CN"/>
        </w:rPr>
        <w:t>.</w:t>
      </w:r>
    </w:p>
    <w:p w14:paraId="5958EA64" w14:textId="00ABE540" w:rsidR="00F93EC3" w:rsidRPr="00300151" w:rsidRDefault="00C84288" w:rsidP="00300151">
      <w:pPr>
        <w:pStyle w:val="Heading2"/>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2. Deep learning concepts</w:t>
      </w:r>
    </w:p>
    <w:p w14:paraId="4324D7CB" w14:textId="2315F570" w:rsidR="00F93EC3" w:rsidRPr="00300151" w:rsidRDefault="00C84288" w:rsidP="00300151">
      <w:pPr>
        <w:pStyle w:val="Heading3"/>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2.</w:t>
      </w:r>
      <w:r w:rsidR="005E6A11" w:rsidRPr="00300151">
        <w:rPr>
          <w:rFonts w:ascii="Times New Roman" w:hAnsi="Times New Roman" w:hint="default"/>
          <w:shd w:val="clear" w:color="auto" w:fill="FFFFFF"/>
        </w:rPr>
        <w:t>1</w:t>
      </w:r>
      <w:r w:rsidRPr="00300151">
        <w:rPr>
          <w:rFonts w:ascii="Times New Roman" w:hAnsi="Times New Roman" w:hint="default"/>
          <w:shd w:val="clear" w:color="auto" w:fill="FFFFFF"/>
        </w:rPr>
        <w:t xml:space="preserve"> Backpropagation</w:t>
      </w:r>
    </w:p>
    <w:p w14:paraId="77775BF0" w14:textId="77777777" w:rsidR="00F93EC3" w:rsidRPr="00300151" w:rsidRDefault="00C84288" w:rsidP="004429C2">
      <w:pPr>
        <w:spacing w:afterLines="50" w:after="156"/>
        <w:jc w:val="center"/>
        <w:rPr>
          <w:rFonts w:eastAsia="SimSun"/>
          <w:shd w:val="clear" w:color="auto" w:fill="FFFFFF"/>
          <w:lang w:eastAsia="zh-CN"/>
        </w:rPr>
      </w:pPr>
      <w:r w:rsidRPr="00300151">
        <w:rPr>
          <w:noProof/>
        </w:rPr>
        <w:lastRenderedPageBreak/>
        <w:drawing>
          <wp:inline distT="0" distB="0" distL="0" distR="0" wp14:anchorId="4CF11D2E" wp14:editId="58F9514A">
            <wp:extent cx="3382645" cy="1878965"/>
            <wp:effectExtent l="0" t="0" r="825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27278" cy="1904092"/>
                    </a:xfrm>
                    <a:prstGeom prst="rect">
                      <a:avLst/>
                    </a:prstGeom>
                    <a:noFill/>
                    <a:ln>
                      <a:noFill/>
                    </a:ln>
                  </pic:spPr>
                </pic:pic>
              </a:graphicData>
            </a:graphic>
          </wp:inline>
        </w:drawing>
      </w:r>
    </w:p>
    <w:p w14:paraId="461DE1F5" w14:textId="258C948A" w:rsidR="00F93EC3" w:rsidRPr="00300151" w:rsidRDefault="00C84288" w:rsidP="00D7704E">
      <w:pPr>
        <w:spacing w:afterLines="50" w:after="156"/>
        <w:jc w:val="both"/>
        <w:rPr>
          <w:rFonts w:eastAsia="SimSun"/>
          <w:shd w:val="clear" w:color="auto" w:fill="FFFFFF"/>
          <w:lang w:eastAsia="zh-CN"/>
        </w:rPr>
      </w:pPr>
      <w:r w:rsidRPr="00300151">
        <w:rPr>
          <w:rFonts w:eastAsia="SimSun"/>
          <w:shd w:val="clear" w:color="auto" w:fill="FFFFFF"/>
          <w:lang w:eastAsia="zh-CN"/>
        </w:rPr>
        <w:t>Fig. 1 A simpl</w:t>
      </w:r>
      <w:r w:rsidR="00851042" w:rsidRPr="00300151">
        <w:rPr>
          <w:rFonts w:eastAsia="SimSun"/>
          <w:shd w:val="clear" w:color="auto" w:fill="FFFFFF"/>
          <w:lang w:eastAsia="zh-CN"/>
        </w:rPr>
        <w:t>ified</w:t>
      </w:r>
      <w:r w:rsidRPr="00300151">
        <w:rPr>
          <w:rFonts w:eastAsia="SimSun"/>
          <w:shd w:val="clear" w:color="auto" w:fill="FFFFFF"/>
          <w:lang w:eastAsia="zh-CN"/>
        </w:rPr>
        <w:t xml:space="preserve"> example of neural networks</w:t>
      </w:r>
      <w:r w:rsidR="00FF6F7A" w:rsidRPr="00300151">
        <w:rPr>
          <w:rFonts w:eastAsia="SimSun"/>
          <w:shd w:val="clear" w:color="auto" w:fill="FFFFFF"/>
          <w:lang w:eastAsia="zh-CN"/>
        </w:rPr>
        <w:t xml:space="preserve"> with</w:t>
      </w:r>
      <w:r w:rsidR="003D5BE3" w:rsidRPr="00300151">
        <w:rPr>
          <w:rFonts w:eastAsia="SimSun"/>
          <w:i/>
          <w:iCs/>
          <w:shd w:val="clear" w:color="auto" w:fill="FFFFFF"/>
          <w:lang w:eastAsia="zh-CN"/>
        </w:rPr>
        <w:t xml:space="preserve"> x</w:t>
      </w:r>
      <w:r w:rsidR="00FF6F7A" w:rsidRPr="00300151">
        <w:rPr>
          <w:rFonts w:eastAsia="SimSun"/>
          <w:i/>
          <w:iCs/>
          <w:shd w:val="clear" w:color="auto" w:fill="FFFFFF"/>
          <w:vertAlign w:val="subscript"/>
          <w:lang w:eastAsia="zh-CN"/>
        </w:rPr>
        <w:t>i</w:t>
      </w:r>
      <w:r w:rsidR="003D5BE3" w:rsidRPr="00300151">
        <w:rPr>
          <w:rFonts w:eastAsia="SimSun"/>
          <w:i/>
          <w:iCs/>
          <w:shd w:val="clear" w:color="auto" w:fill="FFFFFF"/>
          <w:lang w:eastAsia="zh-CN"/>
        </w:rPr>
        <w:t xml:space="preserve">, </w:t>
      </w:r>
      <w:proofErr w:type="spellStart"/>
      <w:r w:rsidR="003D5BE3" w:rsidRPr="00300151">
        <w:rPr>
          <w:rFonts w:eastAsia="SimSun"/>
          <w:i/>
          <w:iCs/>
          <w:shd w:val="clear" w:color="auto" w:fill="FFFFFF"/>
          <w:lang w:eastAsia="zh-CN"/>
        </w:rPr>
        <w:t>w</w:t>
      </w:r>
      <w:r w:rsidR="00FF6F7A" w:rsidRPr="00300151">
        <w:rPr>
          <w:rFonts w:eastAsia="SimSun"/>
          <w:i/>
          <w:iCs/>
          <w:shd w:val="clear" w:color="auto" w:fill="FFFFFF"/>
          <w:vertAlign w:val="subscript"/>
          <w:lang w:eastAsia="zh-CN"/>
        </w:rPr>
        <w:t>i</w:t>
      </w:r>
      <w:proofErr w:type="spellEnd"/>
      <w:r w:rsidR="003D5BE3" w:rsidRPr="00300151">
        <w:rPr>
          <w:rFonts w:eastAsia="SimSun"/>
          <w:i/>
          <w:iCs/>
          <w:shd w:val="clear" w:color="auto" w:fill="FFFFFF"/>
          <w:lang w:eastAsia="zh-CN"/>
        </w:rPr>
        <w:t>, h</w:t>
      </w:r>
      <w:r w:rsidR="00FF6F7A" w:rsidRPr="00300151">
        <w:rPr>
          <w:rFonts w:eastAsia="SimSun"/>
          <w:i/>
          <w:iCs/>
          <w:shd w:val="clear" w:color="auto" w:fill="FFFFFF"/>
          <w:vertAlign w:val="subscript"/>
          <w:lang w:eastAsia="zh-CN"/>
        </w:rPr>
        <w:t>i</w:t>
      </w:r>
      <w:r w:rsidR="003D5BE3" w:rsidRPr="00300151">
        <w:rPr>
          <w:rFonts w:eastAsia="SimSun"/>
          <w:shd w:val="clear" w:color="auto" w:fill="FFFFFF"/>
          <w:lang w:eastAsia="zh-CN"/>
        </w:rPr>
        <w:t xml:space="preserve"> and </w:t>
      </w:r>
      <w:r w:rsidR="003D5BE3" w:rsidRPr="00300151">
        <w:rPr>
          <w:rFonts w:eastAsia="SimSun"/>
          <w:i/>
          <w:iCs/>
          <w:shd w:val="clear" w:color="auto" w:fill="FFFFFF"/>
          <w:lang w:eastAsia="zh-CN"/>
        </w:rPr>
        <w:t>y</w:t>
      </w:r>
      <w:r w:rsidR="003D5BE3" w:rsidRPr="00300151">
        <w:rPr>
          <w:rFonts w:eastAsia="SimSun"/>
          <w:shd w:val="clear" w:color="auto" w:fill="FFFFFF"/>
          <w:lang w:eastAsia="zh-CN"/>
        </w:rPr>
        <w:t xml:space="preserve"> represent</w:t>
      </w:r>
      <w:r w:rsidR="00FF6F7A" w:rsidRPr="00300151">
        <w:rPr>
          <w:rFonts w:eastAsia="SimSun"/>
          <w:shd w:val="clear" w:color="auto" w:fill="FFFFFF"/>
          <w:lang w:eastAsia="zh-CN"/>
        </w:rPr>
        <w:t>ing</w:t>
      </w:r>
      <w:r w:rsidR="003D5BE3" w:rsidRPr="00300151">
        <w:rPr>
          <w:rFonts w:eastAsia="SimSun"/>
          <w:shd w:val="clear" w:color="auto" w:fill="FFFFFF"/>
          <w:lang w:eastAsia="zh-CN"/>
        </w:rPr>
        <w:t xml:space="preserve"> inputs, weights, hidden layer n</w:t>
      </w:r>
      <w:r w:rsidR="001D1B35">
        <w:rPr>
          <w:rFonts w:eastAsia="SimSun"/>
          <w:shd w:val="clear" w:color="auto" w:fill="FFFFFF"/>
          <w:lang w:eastAsia="zh-CN"/>
        </w:rPr>
        <w:t>odes</w:t>
      </w:r>
      <w:r w:rsidR="003D5BE3" w:rsidRPr="00300151">
        <w:rPr>
          <w:rFonts w:eastAsia="SimSun"/>
          <w:shd w:val="clear" w:color="auto" w:fill="FFFFFF"/>
          <w:lang w:eastAsia="zh-CN"/>
        </w:rPr>
        <w:t xml:space="preserve"> and output</w:t>
      </w:r>
      <w:r w:rsidR="00FF6F7A" w:rsidRPr="00300151">
        <w:rPr>
          <w:rFonts w:eastAsia="SimSun"/>
          <w:shd w:val="clear" w:color="auto" w:fill="FFFFFF"/>
          <w:lang w:eastAsia="zh-CN"/>
        </w:rPr>
        <w:t xml:space="preserve"> </w:t>
      </w:r>
      <w:r w:rsidR="009634A3">
        <w:rPr>
          <w:rFonts w:eastAsia="SimSun"/>
          <w:shd w:val="clear" w:color="auto" w:fill="FFFFFF"/>
          <w:lang w:eastAsia="zh-CN"/>
        </w:rPr>
        <w:t xml:space="preserve">respectively </w:t>
      </w:r>
      <w:r w:rsidR="00FF6F7A" w:rsidRPr="00300151">
        <w:rPr>
          <w:rFonts w:eastAsia="SimSun"/>
          <w:shd w:val="clear" w:color="auto" w:fill="FFFFFF"/>
          <w:lang w:eastAsia="zh-CN"/>
        </w:rPr>
        <w:fldChar w:fldCharType="begin"/>
      </w:r>
      <w:r w:rsidR="003E6605" w:rsidRPr="00D61863">
        <w:rPr>
          <w:rFonts w:eastAsia="SimSun"/>
          <w:shd w:val="clear" w:color="auto" w:fill="FFFFFF"/>
          <w:lang w:eastAsia="zh-CN"/>
        </w:rPr>
        <w:instrText xml:space="preserve"> ADDIN ZOTERO_ITEM CSL_CITATION {"citationID":"ESVIjiAj","properties":{"formattedCitation":"(Ma, 2018)","plainCitation":"(Ma, 2018)","noteIndex":0},"citationItems":[{"id":682,"uris":["http://zotero.org/users/local/tMexI1tO/items/Y2CBGP3G"],"uri":["http://zotero.org/users/local/tMexI1tO/items/Y2CBGP3G"],"itemData":{"id":682,"type":"webpage","abstract":"</w:instrText>
      </w:r>
      <w:r w:rsidR="003E6605" w:rsidRPr="00D61863">
        <w:rPr>
          <w:rFonts w:eastAsia="SimSun"/>
          <w:shd w:val="clear" w:color="auto" w:fill="FFFFFF"/>
          <w:lang w:eastAsia="zh-CN"/>
        </w:rPr>
        <w:instrText>我学习东西的时候喜欢有具体的例子和数字，讨厌冗长而枯燥的公式（我猜大部分人和我一样）。所以当我决定写一篇讲解</w:instrText>
      </w:r>
      <w:r w:rsidR="003E6605" w:rsidRPr="00D61863">
        <w:rPr>
          <w:rFonts w:eastAsia="SimSun"/>
          <w:shd w:val="clear" w:color="auto" w:fill="FFFFFF"/>
          <w:lang w:eastAsia="zh-CN"/>
        </w:rPr>
        <w:instrText>Back Propagation</w:instrText>
      </w:r>
      <w:r w:rsidR="003E6605" w:rsidRPr="00D61863">
        <w:rPr>
          <w:rFonts w:eastAsia="SimSun"/>
          <w:shd w:val="clear" w:color="auto" w:fill="FFFFFF"/>
          <w:lang w:eastAsia="zh-CN"/>
        </w:rPr>
        <w:instrText>（梯度反向传播）的文章的时候，我决定用实例来一步步地推导。只要你跟着这篇教</w:instrText>
      </w:r>
      <w:r w:rsidR="003E6605" w:rsidRPr="00D61863">
        <w:rPr>
          <w:rFonts w:eastAsia="SimSun"/>
          <w:shd w:val="clear" w:color="auto" w:fill="FFFFFF"/>
          <w:lang w:eastAsia="zh-CN"/>
        </w:rPr>
        <w:instrText xml:space="preserve">…","container-title":"Zhihu","language":"zh","title":"Back Propagation Explanation with Examples","URL":"https://zhuanlan.zhihu.com/p/40378224","author":[{"family":"Ma","given":"Suomeng"}],"accessed":{"date-parts":[["2021",4,18]]},"issued":{"date-parts":[["2018",7,25]]}}}],"schema":"https://github.com/citation-style-language/schema/raw/master/csl-citation.json"} </w:instrText>
      </w:r>
      <w:r w:rsidR="00FF6F7A" w:rsidRPr="00300151">
        <w:rPr>
          <w:rFonts w:eastAsia="SimSun"/>
          <w:shd w:val="clear" w:color="auto" w:fill="FFFFFF"/>
          <w:lang w:eastAsia="zh-CN"/>
        </w:rPr>
        <w:fldChar w:fldCharType="separate"/>
      </w:r>
      <w:r w:rsidR="00FF6F7A" w:rsidRPr="00D61863">
        <w:rPr>
          <w:rFonts w:eastAsia="SimSun"/>
        </w:rPr>
        <w:t>(Ma, 2018)</w:t>
      </w:r>
      <w:r w:rsidR="00FF6F7A" w:rsidRPr="00300151">
        <w:rPr>
          <w:rFonts w:eastAsia="SimSun"/>
          <w:shd w:val="clear" w:color="auto" w:fill="FFFFFF"/>
          <w:lang w:eastAsia="zh-CN"/>
        </w:rPr>
        <w:fldChar w:fldCharType="end"/>
      </w:r>
      <w:r w:rsidR="003D5BE3" w:rsidRPr="00300151">
        <w:rPr>
          <w:rFonts w:eastAsia="SimSun"/>
          <w:shd w:val="clear" w:color="auto" w:fill="FFFFFF"/>
          <w:lang w:eastAsia="zh-CN"/>
        </w:rPr>
        <w:t xml:space="preserve">. </w:t>
      </w:r>
    </w:p>
    <w:p w14:paraId="03725A49" w14:textId="04F2C2F3" w:rsidR="00F93EC3" w:rsidRPr="00300151" w:rsidRDefault="00D41046" w:rsidP="00300151">
      <w:pPr>
        <w:spacing w:afterLines="50" w:after="156"/>
        <w:jc w:val="both"/>
        <w:rPr>
          <w:rFonts w:eastAsia="SimSun"/>
          <w:shd w:val="clear" w:color="auto" w:fill="FFFFFF"/>
          <w:lang w:eastAsia="zh-CN"/>
        </w:rPr>
      </w:pPr>
      <w:r>
        <w:rPr>
          <w:rFonts w:eastAsia="SimSun"/>
          <w:shd w:val="clear" w:color="auto" w:fill="FFFFFF"/>
          <w:lang w:eastAsia="zh-CN"/>
        </w:rPr>
        <w:t xml:space="preserve">Firstly, this paper describes </w:t>
      </w:r>
      <w:r w:rsidR="00D7704E">
        <w:rPr>
          <w:rFonts w:eastAsia="SimSun"/>
          <w:shd w:val="clear" w:color="auto" w:fill="FFFFFF"/>
          <w:lang w:eastAsia="zh-CN"/>
        </w:rPr>
        <w:t xml:space="preserve">the mechanism of </w:t>
      </w:r>
      <w:r>
        <w:rPr>
          <w:rFonts w:eastAsia="SimSun"/>
          <w:shd w:val="clear" w:color="auto" w:fill="FFFFFF"/>
          <w:lang w:eastAsia="zh-CN"/>
        </w:rPr>
        <w:t xml:space="preserve">deep learning training. </w:t>
      </w:r>
      <w:r w:rsidR="00C84288" w:rsidRPr="00300151">
        <w:rPr>
          <w:rFonts w:eastAsia="SimSun"/>
          <w:shd w:val="clear" w:color="auto" w:fill="FFFFFF"/>
          <w:lang w:eastAsia="zh-CN"/>
        </w:rPr>
        <w:t>Fig. 1</w:t>
      </w:r>
      <w:r w:rsidR="009634A3">
        <w:rPr>
          <w:rFonts w:eastAsia="SimSun"/>
          <w:shd w:val="clear" w:color="auto" w:fill="FFFFFF"/>
          <w:lang w:eastAsia="zh-CN"/>
        </w:rPr>
        <w:t xml:space="preserve"> is a simple example of neural networks.</w:t>
      </w:r>
      <w:r w:rsidR="00C84288" w:rsidRPr="00300151">
        <w:rPr>
          <w:rFonts w:eastAsia="SimSun"/>
          <w:shd w:val="clear" w:color="auto" w:fill="FFFFFF"/>
          <w:lang w:eastAsia="zh-CN"/>
        </w:rPr>
        <w:t xml:space="preserve"> </w:t>
      </w:r>
      <w:r w:rsidR="009634A3">
        <w:rPr>
          <w:rFonts w:eastAsia="SimSun"/>
          <w:shd w:val="clear" w:color="auto" w:fill="FFFFFF"/>
          <w:lang w:eastAsia="zh-CN"/>
        </w:rPr>
        <w:t xml:space="preserve">The </w:t>
      </w:r>
      <w:r w:rsidR="009634A3" w:rsidRPr="00300151">
        <w:rPr>
          <w:rFonts w:eastAsia="SimSun"/>
          <w:i/>
          <w:iCs/>
          <w:shd w:val="clear" w:color="auto" w:fill="FFFFFF"/>
          <w:lang w:eastAsia="zh-CN"/>
        </w:rPr>
        <w:t>x</w:t>
      </w:r>
      <w:r w:rsidR="009634A3" w:rsidRPr="00300151">
        <w:rPr>
          <w:rFonts w:eastAsia="SimSun"/>
          <w:i/>
          <w:iCs/>
          <w:shd w:val="clear" w:color="auto" w:fill="FFFFFF"/>
          <w:vertAlign w:val="subscript"/>
          <w:lang w:eastAsia="zh-CN"/>
        </w:rPr>
        <w:t>i</w:t>
      </w:r>
      <w:r w:rsidR="009634A3" w:rsidRPr="00300151">
        <w:rPr>
          <w:rFonts w:eastAsia="SimSun"/>
          <w:i/>
          <w:iCs/>
          <w:shd w:val="clear" w:color="auto" w:fill="FFFFFF"/>
          <w:lang w:eastAsia="zh-CN"/>
        </w:rPr>
        <w:t xml:space="preserve">, </w:t>
      </w:r>
      <w:proofErr w:type="spellStart"/>
      <w:r w:rsidR="009634A3" w:rsidRPr="00300151">
        <w:rPr>
          <w:rFonts w:eastAsia="SimSun"/>
          <w:i/>
          <w:iCs/>
          <w:shd w:val="clear" w:color="auto" w:fill="FFFFFF"/>
          <w:lang w:eastAsia="zh-CN"/>
        </w:rPr>
        <w:t>w</w:t>
      </w:r>
      <w:r w:rsidR="009634A3" w:rsidRPr="00300151">
        <w:rPr>
          <w:rFonts w:eastAsia="SimSun"/>
          <w:i/>
          <w:iCs/>
          <w:shd w:val="clear" w:color="auto" w:fill="FFFFFF"/>
          <w:vertAlign w:val="subscript"/>
          <w:lang w:eastAsia="zh-CN"/>
        </w:rPr>
        <w:t>i</w:t>
      </w:r>
      <w:proofErr w:type="spellEnd"/>
      <w:r w:rsidR="009634A3" w:rsidRPr="00300151">
        <w:rPr>
          <w:rFonts w:eastAsia="SimSun"/>
          <w:i/>
          <w:iCs/>
          <w:shd w:val="clear" w:color="auto" w:fill="FFFFFF"/>
          <w:lang w:eastAsia="zh-CN"/>
        </w:rPr>
        <w:t>, h</w:t>
      </w:r>
      <w:r w:rsidR="009634A3" w:rsidRPr="00300151">
        <w:rPr>
          <w:rFonts w:eastAsia="SimSun"/>
          <w:i/>
          <w:iCs/>
          <w:shd w:val="clear" w:color="auto" w:fill="FFFFFF"/>
          <w:vertAlign w:val="subscript"/>
          <w:lang w:eastAsia="zh-CN"/>
        </w:rPr>
        <w:t>i</w:t>
      </w:r>
      <w:r w:rsidR="009634A3" w:rsidRPr="00300151">
        <w:rPr>
          <w:rFonts w:eastAsia="SimSun"/>
          <w:shd w:val="clear" w:color="auto" w:fill="FFFFFF"/>
          <w:lang w:eastAsia="zh-CN"/>
        </w:rPr>
        <w:t xml:space="preserve"> and </w:t>
      </w:r>
      <w:r w:rsidR="009634A3" w:rsidRPr="00300151">
        <w:rPr>
          <w:rFonts w:eastAsia="SimSun"/>
          <w:i/>
          <w:iCs/>
          <w:shd w:val="clear" w:color="auto" w:fill="FFFFFF"/>
          <w:lang w:eastAsia="zh-CN"/>
        </w:rPr>
        <w:t>y</w:t>
      </w:r>
      <w:r w:rsidR="009634A3" w:rsidRPr="00300151">
        <w:rPr>
          <w:rFonts w:eastAsia="SimSun"/>
          <w:shd w:val="clear" w:color="auto" w:fill="FFFFFF"/>
          <w:lang w:eastAsia="zh-CN"/>
        </w:rPr>
        <w:t xml:space="preserve"> represent inputs, weights, hidden layer n</w:t>
      </w:r>
      <w:r w:rsidR="009634A3">
        <w:rPr>
          <w:rFonts w:eastAsia="SimSun"/>
          <w:shd w:val="clear" w:color="auto" w:fill="FFFFFF"/>
          <w:lang w:eastAsia="zh-CN"/>
        </w:rPr>
        <w:t>odes</w:t>
      </w:r>
      <w:r w:rsidR="009634A3" w:rsidRPr="00300151">
        <w:rPr>
          <w:rFonts w:eastAsia="SimSun"/>
          <w:shd w:val="clear" w:color="auto" w:fill="FFFFFF"/>
          <w:lang w:eastAsia="zh-CN"/>
        </w:rPr>
        <w:t xml:space="preserve"> and output </w:t>
      </w:r>
      <w:r w:rsidR="009634A3">
        <w:rPr>
          <w:rFonts w:eastAsia="SimSun"/>
          <w:shd w:val="clear" w:color="auto" w:fill="FFFFFF"/>
          <w:lang w:eastAsia="zh-CN"/>
        </w:rPr>
        <w:t xml:space="preserve">respectively. </w:t>
      </w:r>
      <w:r w:rsidR="009634A3" w:rsidRPr="00300151">
        <w:rPr>
          <w:rFonts w:eastAsia="SimSun"/>
          <w:shd w:val="clear" w:color="auto" w:fill="FFFFFF"/>
          <w:lang w:eastAsia="zh-CN"/>
        </w:rPr>
        <w:t>Neural networks can be seen as a mathematic function with lots of weights.</w:t>
      </w:r>
      <w:r w:rsidR="009634A3">
        <w:rPr>
          <w:rFonts w:eastAsia="SimSun"/>
          <w:shd w:val="clear" w:color="auto" w:fill="FFFFFF"/>
          <w:lang w:eastAsia="zh-CN"/>
        </w:rPr>
        <w:t xml:space="preserve"> Training the neural network is to </w:t>
      </w:r>
      <w:r w:rsidR="009634A3" w:rsidRPr="00300151">
        <w:rPr>
          <w:rFonts w:eastAsia="SimSun"/>
          <w:shd w:val="clear" w:color="auto" w:fill="FFFFFF"/>
          <w:lang w:eastAsia="zh-CN"/>
        </w:rPr>
        <w:t xml:space="preserve">adjust the inside weights </w:t>
      </w:r>
      <w:proofErr w:type="spellStart"/>
      <w:r w:rsidR="009634A3" w:rsidRPr="00300151">
        <w:rPr>
          <w:rFonts w:eastAsia="SimSun"/>
          <w:i/>
          <w:shd w:val="clear" w:color="auto" w:fill="FFFFFF"/>
          <w:lang w:eastAsia="zh-CN"/>
        </w:rPr>
        <w:t>w</w:t>
      </w:r>
      <w:r w:rsidR="009634A3" w:rsidRPr="00300151">
        <w:rPr>
          <w:rFonts w:eastAsia="SimSun"/>
          <w:i/>
          <w:shd w:val="clear" w:color="auto" w:fill="FFFFFF"/>
          <w:vertAlign w:val="subscript"/>
          <w:lang w:eastAsia="zh-CN"/>
        </w:rPr>
        <w:t>i</w:t>
      </w:r>
      <w:proofErr w:type="spellEnd"/>
      <w:r w:rsidR="009634A3" w:rsidRPr="00300151">
        <w:rPr>
          <w:rFonts w:eastAsia="SimSun"/>
          <w:shd w:val="clear" w:color="auto" w:fill="FFFFFF"/>
          <w:lang w:eastAsia="zh-CN"/>
        </w:rPr>
        <w:t xml:space="preserve"> to approach the correct </w:t>
      </w:r>
      <w:r w:rsidR="009634A3">
        <w:rPr>
          <w:rFonts w:eastAsia="SimSun"/>
          <w:shd w:val="clear" w:color="auto" w:fill="FFFFFF"/>
          <w:lang w:eastAsia="zh-CN"/>
        </w:rPr>
        <w:t xml:space="preserve">output </w:t>
      </w:r>
      <w:r w:rsidR="009634A3" w:rsidRPr="00300151">
        <w:rPr>
          <w:rFonts w:eastAsia="SimSun"/>
          <w:i/>
          <w:iCs/>
          <w:shd w:val="clear" w:color="auto" w:fill="FFFFFF"/>
          <w:lang w:eastAsia="zh-CN"/>
        </w:rPr>
        <w:t>y</w:t>
      </w:r>
      <w:r w:rsidR="009634A3" w:rsidRPr="00300151">
        <w:rPr>
          <w:rFonts w:eastAsia="SimSun"/>
          <w:shd w:val="clear" w:color="auto" w:fill="FFFFFF"/>
          <w:lang w:eastAsia="zh-CN"/>
        </w:rPr>
        <w:t xml:space="preserve"> via backpropagation.</w:t>
      </w:r>
      <w:r w:rsidR="009634A3">
        <w:rPr>
          <w:rFonts w:eastAsia="SimSun"/>
          <w:shd w:val="clear" w:color="auto" w:fill="FFFFFF"/>
          <w:lang w:eastAsia="zh-CN"/>
        </w:rPr>
        <w:t xml:space="preserve"> </w:t>
      </w:r>
      <w:r w:rsidR="00C84288" w:rsidRPr="00300151">
        <w:rPr>
          <w:rFonts w:eastAsia="SimSun"/>
          <w:shd w:val="clear" w:color="auto" w:fill="FFFFFF"/>
          <w:lang w:eastAsia="zh-CN"/>
        </w:rPr>
        <w:t>Backpropagation includes two key element, loss and optimizer that is the function to update weight.</w:t>
      </w:r>
    </w:p>
    <w:p w14:paraId="20BD827B" w14:textId="15578CA3" w:rsidR="00F93EC3" w:rsidRPr="00300151" w:rsidRDefault="00256998" w:rsidP="004429C2">
      <w:pPr>
        <w:spacing w:afterLines="50" w:after="156"/>
        <w:ind w:firstLine="420"/>
        <w:jc w:val="center"/>
        <w:rPr>
          <w:rFonts w:eastAsia="SimSun"/>
          <w:i/>
          <w:shd w:val="clear" w:color="auto" w:fill="FFFFFF"/>
          <w:lang w:eastAsia="zh-CN"/>
        </w:rPr>
      </w:pPr>
      <m:oMathPara>
        <m:oMath>
          <m:sSup>
            <m:sSupPr>
              <m:ctrlPr>
                <w:rPr>
                  <w:rFonts w:ascii="Cambria Math" w:eastAsia="HGMaruGothicMPRO" w:hAnsi="Cambria Math"/>
                  <w:i/>
                  <w:shd w:val="clear" w:color="auto" w:fill="FFFFFF"/>
                  <w:lang w:eastAsia="zh-CN"/>
                </w:rPr>
              </m:ctrlPr>
            </m:sSupPr>
            <m:e>
              <m:r>
                <w:rPr>
                  <w:rFonts w:ascii="Cambria Math" w:eastAsia="HGMaruGothicMPRO" w:hAnsi="Cambria Math"/>
                  <w:shd w:val="clear" w:color="auto" w:fill="FFFFFF"/>
                  <w:lang w:eastAsia="zh-CN"/>
                </w:rPr>
                <m:t xml:space="preserve">loss= </m:t>
              </m:r>
              <m:nary>
                <m:naryPr>
                  <m:chr m:val="∑"/>
                  <m:limLoc m:val="undOvr"/>
                  <m:supHide m:val="1"/>
                  <m:ctrlPr>
                    <w:rPr>
                      <w:rFonts w:ascii="Cambria Math" w:eastAsia="HGMaruGothicMPRO" w:hAnsi="Cambria Math"/>
                      <w:i/>
                      <w:shd w:val="clear" w:color="auto" w:fill="FFFFFF"/>
                      <w:lang w:eastAsia="zh-CN"/>
                    </w:rPr>
                  </m:ctrlPr>
                </m:naryPr>
                <m:sub>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x</m:t>
                      </m:r>
                    </m:e>
                    <m:sub>
                      <m:r>
                        <w:rPr>
                          <w:rFonts w:ascii="Cambria Math" w:eastAsia="HGMaruGothicMPRO" w:hAnsi="Cambria Math"/>
                          <w:shd w:val="clear" w:color="auto" w:fill="FFFFFF"/>
                          <w:lang w:eastAsia="zh-CN"/>
                        </w:rPr>
                        <m:t>i</m:t>
                      </m:r>
                    </m:sub>
                  </m:sSub>
                </m:sub>
                <m:sup/>
                <m:e>
                  <m:d>
                    <m:dPr>
                      <m:begChr m:val="‖"/>
                      <m:endChr m:val="‖"/>
                      <m:ctrlPr>
                        <w:rPr>
                          <w:rFonts w:ascii="Cambria Math" w:eastAsia="HGMaruGothicMPRO" w:hAnsi="Cambria Math"/>
                          <w:i/>
                          <w:shd w:val="clear" w:color="auto" w:fill="FFFFFF"/>
                          <w:lang w:eastAsia="zh-CN"/>
                        </w:rPr>
                      </m:ctrlPr>
                    </m:dPr>
                    <m:e>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f</m:t>
                          </m:r>
                        </m:e>
                        <m:sub>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w</m:t>
                              </m:r>
                            </m:e>
                            <m:sub>
                              <m:r>
                                <w:rPr>
                                  <w:rFonts w:ascii="Cambria Math" w:eastAsia="HGMaruGothicMPRO" w:hAnsi="Cambria Math"/>
                                  <w:shd w:val="clear" w:color="auto" w:fill="FFFFFF"/>
                                  <w:lang w:eastAsia="zh-CN"/>
                                </w:rPr>
                                <m:t>i</m:t>
                              </m:r>
                            </m:sub>
                          </m:sSub>
                        </m:sub>
                      </m:sSub>
                      <m:d>
                        <m:dPr>
                          <m:ctrlPr>
                            <w:rPr>
                              <w:rFonts w:ascii="Cambria Math" w:eastAsia="HGMaruGothicMPRO" w:hAnsi="Cambria Math"/>
                              <w:i/>
                              <w:shd w:val="clear" w:color="auto" w:fill="FFFFFF"/>
                              <w:lang w:eastAsia="zh-CN"/>
                            </w:rPr>
                          </m:ctrlPr>
                        </m:dPr>
                        <m:e>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x</m:t>
                              </m:r>
                            </m:e>
                            <m:sub>
                              <m:r>
                                <w:rPr>
                                  <w:rFonts w:ascii="Cambria Math" w:eastAsia="HGMaruGothicMPRO" w:hAnsi="Cambria Math"/>
                                  <w:shd w:val="clear" w:color="auto" w:fill="FFFFFF"/>
                                  <w:lang w:eastAsia="zh-CN"/>
                                </w:rPr>
                                <m:t>i</m:t>
                              </m:r>
                            </m:sub>
                          </m:sSub>
                        </m:e>
                      </m:d>
                      <m:r>
                        <w:rPr>
                          <w:rFonts w:ascii="Cambria Math" w:eastAsia="HGMaruGothicMPRO" w:hAnsi="Cambria Math"/>
                          <w:shd w:val="clear" w:color="auto" w:fill="FFFFFF"/>
                          <w:lang w:eastAsia="zh-CN"/>
                        </w:rPr>
                        <m:t>-y</m:t>
                      </m:r>
                    </m:e>
                  </m:d>
                </m:e>
              </m:nary>
            </m:e>
            <m:sup>
              <m:r>
                <w:rPr>
                  <w:rFonts w:ascii="Cambria Math" w:eastAsia="HGMaruGothicMPRO" w:hAnsi="Cambria Math"/>
                  <w:shd w:val="clear" w:color="auto" w:fill="FFFFFF"/>
                  <w:lang w:eastAsia="zh-CN"/>
                </w:rPr>
                <m:t>2</m:t>
              </m:r>
            </m:sup>
          </m:sSup>
        </m:oMath>
      </m:oMathPara>
    </w:p>
    <w:p w14:paraId="68A2B481" w14:textId="6462A396" w:rsidR="00F93EC3" w:rsidRPr="00300151" w:rsidRDefault="00256998" w:rsidP="004429C2">
      <w:pPr>
        <w:spacing w:afterLines="50" w:after="156"/>
        <w:ind w:firstLineChars="200" w:firstLine="480"/>
        <w:rPr>
          <w:rFonts w:eastAsia="SimSun"/>
          <w:shd w:val="clear" w:color="auto" w:fill="FFFFFF"/>
          <w:lang w:eastAsia="zh-CN"/>
        </w:rPr>
      </w:pPr>
      <m:oMathPara>
        <m:oMath>
          <m:sSup>
            <m:sSupPr>
              <m:ctrlPr>
                <w:rPr>
                  <w:rFonts w:ascii="Cambria Math" w:eastAsia="SimSun" w:hAnsi="Cambria Math"/>
                  <w:i/>
                  <w:shd w:val="clear" w:color="auto" w:fill="FFFFFF"/>
                  <w:lang w:eastAsia="zh-CN"/>
                </w:rPr>
              </m:ctrlPr>
            </m:sSupPr>
            <m:e>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w</m:t>
                  </m:r>
                </m:e>
                <m:sub>
                  <m:r>
                    <w:rPr>
                      <w:rFonts w:ascii="Cambria Math" w:eastAsia="HGMaruGothicMPRO" w:hAnsi="Cambria Math"/>
                      <w:shd w:val="clear" w:color="auto" w:fill="FFFFFF"/>
                      <w:lang w:eastAsia="zh-CN"/>
                    </w:rPr>
                    <m:t>i</m:t>
                  </m:r>
                </m:sub>
              </m:sSub>
            </m:e>
            <m:sup>
              <m:r>
                <w:rPr>
                  <w:rFonts w:ascii="Cambria Math" w:eastAsia="SimSun" w:hAnsi="Cambria Math"/>
                  <w:shd w:val="clear" w:color="auto" w:fill="FFFFFF"/>
                  <w:lang w:eastAsia="zh-CN"/>
                </w:rPr>
                <m:t>+</m:t>
              </m:r>
            </m:sup>
          </m:sSup>
          <m:r>
            <w:rPr>
              <w:rFonts w:ascii="Cambria Math" w:eastAsia="SimSun" w:hAnsi="Cambria Math"/>
              <w:shd w:val="clear" w:color="auto" w:fill="FFFFFF"/>
              <w:lang w:eastAsia="zh-CN"/>
            </w:rPr>
            <m:t>=</m:t>
          </m:r>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w</m:t>
              </m:r>
            </m:e>
            <m:sub>
              <m:r>
                <w:rPr>
                  <w:rFonts w:ascii="Cambria Math" w:eastAsia="HGMaruGothicMPRO" w:hAnsi="Cambria Math"/>
                  <w:shd w:val="clear" w:color="auto" w:fill="FFFFFF"/>
                  <w:lang w:eastAsia="zh-CN"/>
                </w:rPr>
                <m:t>i</m:t>
              </m:r>
            </m:sub>
          </m:sSub>
          <m:r>
            <w:rPr>
              <w:rFonts w:ascii="Cambria Math" w:eastAsia="SimSun" w:hAnsi="Cambria Math"/>
              <w:shd w:val="clear" w:color="auto" w:fill="FFFFFF"/>
              <w:lang w:eastAsia="zh-CN"/>
            </w:rPr>
            <m:t>-learning rate∙</m:t>
          </m:r>
          <m:f>
            <m:fPr>
              <m:ctrlPr>
                <w:rPr>
                  <w:rFonts w:ascii="Cambria Math" w:eastAsia="SimSun" w:hAnsi="Cambria Math"/>
                  <w:i/>
                  <w:shd w:val="clear" w:color="auto" w:fill="FFFFFF"/>
                  <w:lang w:eastAsia="zh-CN"/>
                </w:rPr>
              </m:ctrlPr>
            </m:fPr>
            <m:num>
              <m:r>
                <w:rPr>
                  <w:rFonts w:ascii="Cambria Math" w:eastAsia="SimSun" w:hAnsi="Cambria Math"/>
                  <w:shd w:val="clear" w:color="auto" w:fill="FFFFFF"/>
                  <w:lang w:eastAsia="zh-CN"/>
                </w:rPr>
                <m:t>∂loss</m:t>
              </m:r>
            </m:num>
            <m:den>
              <m:r>
                <w:rPr>
                  <w:rFonts w:ascii="Cambria Math" w:eastAsia="SimSun" w:hAnsi="Cambria Math"/>
                  <w:shd w:val="clear" w:color="auto" w:fill="FFFFFF"/>
                  <w:lang w:eastAsia="zh-CN"/>
                </w:rPr>
                <m:t>∂</m:t>
              </m:r>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w</m:t>
                  </m:r>
                </m:e>
                <m:sub>
                  <m:r>
                    <w:rPr>
                      <w:rFonts w:ascii="Cambria Math" w:eastAsia="HGMaruGothicMPRO" w:hAnsi="Cambria Math"/>
                      <w:shd w:val="clear" w:color="auto" w:fill="FFFFFF"/>
                      <w:lang w:eastAsia="zh-CN"/>
                    </w:rPr>
                    <m:t>i</m:t>
                  </m:r>
                </m:sub>
              </m:sSub>
            </m:den>
          </m:f>
        </m:oMath>
      </m:oMathPara>
    </w:p>
    <w:p w14:paraId="5B10BE90" w14:textId="51CA0AB1" w:rsidR="00F93EC3" w:rsidRPr="00300151" w:rsidRDefault="00C84288" w:rsidP="00AE1AF7">
      <w:pPr>
        <w:spacing w:afterLines="50" w:after="156"/>
        <w:jc w:val="both"/>
        <w:rPr>
          <w:rFonts w:eastAsia="SimSun"/>
          <w:shd w:val="clear" w:color="auto" w:fill="FFFFFF"/>
          <w:lang w:eastAsia="zh-CN"/>
        </w:rPr>
      </w:pPr>
      <w:r w:rsidRPr="00300151">
        <w:rPr>
          <w:rFonts w:eastAsia="SimSun"/>
          <w:shd w:val="clear" w:color="auto" w:fill="FFFFFF"/>
          <w:lang w:eastAsia="zh-CN"/>
        </w:rPr>
        <w:t xml:space="preserve">In the above function </w:t>
      </w:r>
      <m:oMath>
        <m:sSub>
          <m:sSubPr>
            <m:ctrlPr>
              <w:rPr>
                <w:rFonts w:ascii="Cambria Math" w:eastAsia="HGMaruGothicMPRO" w:hAnsi="Cambria Math"/>
                <w:i/>
                <w:shd w:val="clear" w:color="auto" w:fill="FFFFFF"/>
                <w:lang w:eastAsia="zh-CN"/>
              </w:rPr>
            </m:ctrlPr>
          </m:sSubPr>
          <m:e>
            <m:r>
              <w:rPr>
                <w:rFonts w:ascii="Cambria Math" w:eastAsia="HGMaruGothicMPRO" w:hAnsi="Cambria Math"/>
                <w:shd w:val="clear" w:color="auto" w:fill="FFFFFF"/>
                <w:lang w:eastAsia="zh-CN"/>
              </w:rPr>
              <m:t>x</m:t>
            </m:r>
          </m:e>
          <m:sub>
            <m:r>
              <w:rPr>
                <w:rFonts w:ascii="Cambria Math" w:eastAsia="HGMaruGothicMPRO" w:hAnsi="Cambria Math"/>
                <w:shd w:val="clear" w:color="auto" w:fill="FFFFFF"/>
                <w:lang w:eastAsia="zh-CN"/>
              </w:rPr>
              <m:t>i</m:t>
            </m:r>
          </m:sub>
        </m:sSub>
      </m:oMath>
      <w:r w:rsidRPr="00300151">
        <w:rPr>
          <w:rFonts w:eastAsia="SimSun"/>
          <w:shd w:val="clear" w:color="auto" w:fill="FFFFFF"/>
          <w:lang w:eastAsia="zh-CN"/>
        </w:rPr>
        <w:t xml:space="preserve"> represents the input data</w:t>
      </w:r>
      <w:r w:rsidR="009634A3">
        <w:rPr>
          <w:rFonts w:eastAsia="SimSun"/>
          <w:shd w:val="clear" w:color="auto" w:fill="FFFFFF"/>
          <w:lang w:eastAsia="zh-CN"/>
        </w:rPr>
        <w:t xml:space="preserve">. </w:t>
      </w:r>
      <m:oMath>
        <m:r>
          <w:rPr>
            <w:rFonts w:ascii="Cambria Math" w:eastAsia="HGMaruGothicMPRO" w:hAnsi="Cambria Math"/>
            <w:shd w:val="clear" w:color="auto" w:fill="FFFFFF"/>
            <w:lang w:eastAsia="zh-CN"/>
          </w:rPr>
          <m:t>y</m:t>
        </m:r>
      </m:oMath>
      <w:r w:rsidRPr="00300151">
        <w:rPr>
          <w:rFonts w:eastAsia="SimSun"/>
          <w:shd w:val="clear" w:color="auto" w:fill="FFFFFF"/>
          <w:lang w:eastAsia="zh-CN"/>
        </w:rPr>
        <w:t xml:space="preserve"> is the target value or ground truth</w:t>
      </w:r>
      <w:r w:rsidR="009634A3">
        <w:rPr>
          <w:rFonts w:eastAsia="SimSun"/>
          <w:shd w:val="clear" w:color="auto" w:fill="FFFFFF"/>
          <w:lang w:eastAsia="zh-CN"/>
        </w:rPr>
        <w:t>. L</w:t>
      </w:r>
      <w:r w:rsidRPr="00300151">
        <w:rPr>
          <w:rFonts w:eastAsia="SimSun"/>
          <w:shd w:val="clear" w:color="auto" w:fill="FFFFFF"/>
          <w:lang w:eastAsia="zh-CN"/>
        </w:rPr>
        <w:t xml:space="preserve">earning rate </w:t>
      </w:r>
      <w:r w:rsidR="009634A3">
        <w:rPr>
          <w:rFonts w:eastAsia="SimSun"/>
          <w:shd w:val="clear" w:color="auto" w:fill="FFFFFF"/>
          <w:lang w:eastAsia="zh-CN"/>
        </w:rPr>
        <w:t>decides the extent of each step adjustment</w:t>
      </w:r>
      <w:r w:rsidRPr="00300151">
        <w:rPr>
          <w:rFonts w:eastAsia="SimSun"/>
          <w:shd w:val="clear" w:color="auto" w:fill="FFFFFF"/>
          <w:lang w:eastAsia="zh-CN"/>
        </w:rPr>
        <w:t xml:space="preserve"> </w:t>
      </w:r>
      <w:r w:rsidR="009634A3">
        <w:rPr>
          <w:rFonts w:eastAsia="SimSun"/>
          <w:shd w:val="clear" w:color="auto" w:fill="FFFFFF"/>
          <w:lang w:eastAsia="zh-CN"/>
        </w:rPr>
        <w:t xml:space="preserve">and </w:t>
      </w:r>
      <w:r w:rsidRPr="00300151">
        <w:rPr>
          <w:rFonts w:eastAsia="SimSun"/>
          <w:shd w:val="clear" w:color="auto" w:fill="FFFFFF"/>
          <w:lang w:eastAsia="zh-CN"/>
        </w:rPr>
        <w:t>is manually set</w:t>
      </w:r>
      <w:r w:rsidR="009634A3">
        <w:rPr>
          <w:rFonts w:eastAsia="SimSun"/>
          <w:shd w:val="clear" w:color="auto" w:fill="FFFFFF"/>
          <w:lang w:eastAsia="zh-CN"/>
        </w:rPr>
        <w:t xml:space="preserve"> before the training</w:t>
      </w:r>
      <w:r w:rsidRPr="00300151">
        <w:rPr>
          <w:rFonts w:eastAsia="SimSun"/>
          <w:shd w:val="clear" w:color="auto" w:fill="FFFFFF"/>
          <w:lang w:eastAsia="zh-CN"/>
        </w:rPr>
        <w:t>. For minimizing the error</w:t>
      </w:r>
      <w:r w:rsidR="005E6A11" w:rsidRPr="00300151">
        <w:rPr>
          <w:rFonts w:eastAsia="SimSun"/>
          <w:shd w:val="clear" w:color="auto" w:fill="FFFFFF"/>
          <w:lang w:eastAsia="zh-CN"/>
        </w:rPr>
        <w:t xml:space="preserve"> (loss)</w:t>
      </w:r>
      <w:r w:rsidRPr="00300151">
        <w:rPr>
          <w:rFonts w:eastAsia="SimSun"/>
          <w:shd w:val="clear" w:color="auto" w:fill="FFFFFF"/>
          <w:lang w:eastAsia="zh-CN"/>
        </w:rPr>
        <w:t xml:space="preserve"> between the output of the neural network with the ground truth, at the end of a training epoch the weights of next epoch would be updated based on the weights and loss of previous epoch. Therefore, after many epochs </w:t>
      </w:r>
      <w:r w:rsidR="005E6A11" w:rsidRPr="00300151">
        <w:rPr>
          <w:rFonts w:eastAsia="SimSun"/>
          <w:shd w:val="clear" w:color="auto" w:fill="FFFFFF"/>
          <w:lang w:eastAsia="zh-CN"/>
        </w:rPr>
        <w:t xml:space="preserve">of </w:t>
      </w:r>
      <w:r w:rsidRPr="00300151">
        <w:rPr>
          <w:rFonts w:eastAsia="SimSun"/>
          <w:shd w:val="clear" w:color="auto" w:fill="FFFFFF"/>
          <w:lang w:eastAsia="zh-CN"/>
        </w:rPr>
        <w:t xml:space="preserve">training, the neural network grows into a model with a set of stable weights of which the output is very close to the ground truth, namely a well-trained deep learning model. </w:t>
      </w:r>
    </w:p>
    <w:p w14:paraId="072BF60D" w14:textId="3264E0D9" w:rsidR="005E6A11" w:rsidRPr="00300151" w:rsidRDefault="00C84288" w:rsidP="00300151">
      <w:pPr>
        <w:pStyle w:val="Heading3"/>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2.</w:t>
      </w:r>
      <w:r w:rsidR="005E6A11" w:rsidRPr="00300151">
        <w:rPr>
          <w:rFonts w:ascii="Times New Roman" w:hAnsi="Times New Roman" w:hint="default"/>
          <w:shd w:val="clear" w:color="auto" w:fill="FFFFFF"/>
        </w:rPr>
        <w:t>2</w:t>
      </w:r>
      <w:r w:rsidRPr="00300151">
        <w:rPr>
          <w:rFonts w:ascii="Times New Roman" w:hAnsi="Times New Roman" w:hint="default"/>
          <w:shd w:val="clear" w:color="auto" w:fill="FFFFFF"/>
        </w:rPr>
        <w:t xml:space="preserve"> Convolution</w:t>
      </w:r>
      <w:r w:rsidR="009634A3">
        <w:rPr>
          <w:rFonts w:ascii="Times New Roman" w:hAnsi="Times New Roman" w:hint="default"/>
          <w:shd w:val="clear" w:color="auto" w:fill="FFFFFF"/>
        </w:rPr>
        <w:t xml:space="preserve">, </w:t>
      </w:r>
      <w:r w:rsidRPr="00300151">
        <w:rPr>
          <w:rFonts w:ascii="Times New Roman" w:hAnsi="Times New Roman" w:hint="default"/>
          <w:shd w:val="clear" w:color="auto" w:fill="FFFFFF"/>
        </w:rPr>
        <w:t>RNN</w:t>
      </w:r>
      <w:r w:rsidR="009634A3">
        <w:rPr>
          <w:rFonts w:ascii="Times New Roman" w:hAnsi="Times New Roman" w:hint="default"/>
          <w:shd w:val="clear" w:color="auto" w:fill="FFFFFF"/>
        </w:rPr>
        <w:t>, LSTM and GRU</w:t>
      </w:r>
      <w:r w:rsidRPr="00300151">
        <w:rPr>
          <w:rFonts w:ascii="Times New Roman" w:hAnsi="Times New Roman" w:hint="default"/>
          <w:shd w:val="clear" w:color="auto" w:fill="FFFFFF"/>
        </w:rPr>
        <w:t>.</w:t>
      </w:r>
    </w:p>
    <w:p w14:paraId="306DD830" w14:textId="77777777" w:rsidR="00F93EC3" w:rsidRPr="00300151" w:rsidRDefault="00C84288" w:rsidP="004429C2">
      <w:pPr>
        <w:spacing w:afterLines="50" w:after="156"/>
        <w:rPr>
          <w:rFonts w:eastAsia="SimSun"/>
          <w:shd w:val="clear" w:color="auto" w:fill="FFFFFF"/>
          <w:lang w:eastAsia="zh-CN"/>
        </w:rPr>
      </w:pPr>
      <w:r w:rsidRPr="00300151">
        <w:rPr>
          <w:noProof/>
        </w:rPr>
        <w:lastRenderedPageBreak/>
        <w:drawing>
          <wp:inline distT="0" distB="0" distL="0" distR="0" wp14:anchorId="6FB06D14" wp14:editId="5E55995E">
            <wp:extent cx="5274310" cy="29667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4DE68605" w14:textId="317661A4" w:rsidR="00F93EC3" w:rsidRPr="00300151" w:rsidRDefault="00C84288" w:rsidP="00D7704E">
      <w:pPr>
        <w:spacing w:afterLines="50" w:after="156"/>
        <w:jc w:val="both"/>
        <w:rPr>
          <w:rFonts w:eastAsia="SimSun"/>
          <w:shd w:val="clear" w:color="auto" w:fill="FFFFFF"/>
          <w:lang w:eastAsia="zh-CN"/>
        </w:rPr>
      </w:pPr>
      <w:r w:rsidRPr="00300151">
        <w:rPr>
          <w:rFonts w:eastAsia="SimSun"/>
          <w:shd w:val="clear" w:color="auto" w:fill="FFFFFF"/>
          <w:lang w:eastAsia="zh-CN"/>
        </w:rPr>
        <w:t>Fig. 2 Structures of convolution, RNN, LSTM and GRU</w:t>
      </w:r>
      <w:r w:rsidR="00D52B64" w:rsidRPr="00300151">
        <w:rPr>
          <w:rFonts w:eastAsia="SimSun"/>
          <w:shd w:val="clear" w:color="auto" w:fill="FFFFFF"/>
          <w:lang w:eastAsia="zh-CN"/>
        </w:rPr>
        <w:t xml:space="preserve"> </w:t>
      </w:r>
      <w:r w:rsidR="00D52B64" w:rsidRPr="00300151">
        <w:rPr>
          <w:rFonts w:eastAsia="SimSun"/>
          <w:shd w:val="clear" w:color="auto" w:fill="FFFFFF"/>
          <w:lang w:eastAsia="zh-CN"/>
        </w:rPr>
        <w:fldChar w:fldCharType="begin"/>
      </w:r>
      <w:r w:rsidR="00D52B64" w:rsidRPr="00300151">
        <w:rPr>
          <w:rFonts w:eastAsia="SimSun"/>
          <w:shd w:val="clear" w:color="auto" w:fill="FFFFFF"/>
          <w:lang w:eastAsia="zh-CN"/>
        </w:rPr>
        <w:instrText xml:space="preserve"> ADDIN ZOTERO_ITEM CSL_CITATION {"citationID":"Ef5QY1VQ","properties":{"formattedCitation":"(Jiang, 2016; Palagi et al., 2018)","plainCitation":"(Jiang, 2016; Palagi et al., 2018)","noteIndex":0},"citationItems":[{"id":686,"uris":["http://zotero.org/users/local/tMexI1tO/items/KA72FAKC"],"uri":["http://zotero.org/users/local/tMexI1tO/items/KA72FAKC"],"itemData":{"id":686,"type":"webpage","abstract":"</w:instrText>
      </w:r>
      <w:r w:rsidR="00D52B64" w:rsidRPr="00300151">
        <w:rPr>
          <w:rFonts w:eastAsia="SimSun"/>
          <w:shd w:val="clear" w:color="auto" w:fill="FFFFFF"/>
          <w:lang w:eastAsia="zh-CN"/>
        </w:rPr>
        <w:instrText>原创文章，一家之言。</w:instrText>
      </w:r>
      <w:r w:rsidR="00D52B64" w:rsidRPr="00300151">
        <w:rPr>
          <w:rFonts w:eastAsia="SimSun"/>
          <w:shd w:val="clear" w:color="auto" w:fill="FFFFFF"/>
          <w:lang w:eastAsia="zh-CN"/>
        </w:rPr>
        <w:instrText xml:space="preserve"> </w:instrText>
      </w:r>
      <w:r w:rsidR="00D52B64" w:rsidRPr="00300151">
        <w:rPr>
          <w:rFonts w:eastAsia="SimSun"/>
          <w:shd w:val="clear" w:color="auto" w:fill="FFFFFF"/>
          <w:lang w:eastAsia="zh-CN"/>
        </w:rPr>
        <w:instrText>个人公众号：</w:instrText>
      </w:r>
      <w:r w:rsidR="00D52B64" w:rsidRPr="00300151">
        <w:rPr>
          <w:rFonts w:eastAsia="SimSun"/>
          <w:shd w:val="clear" w:color="auto" w:fill="FFFFFF"/>
          <w:lang w:eastAsia="zh-CN"/>
        </w:rPr>
        <w:instrText xml:space="preserve">follow_bobo </w:instrText>
      </w:r>
      <w:r w:rsidR="00D52B64" w:rsidRPr="00300151">
        <w:rPr>
          <w:rFonts w:eastAsia="SimSun"/>
          <w:shd w:val="clear" w:color="auto" w:fill="FFFFFF"/>
          <w:lang w:eastAsia="zh-CN"/>
        </w:rPr>
        <w:instrText>转载请通知本人。</w:instrText>
      </w:r>
      <w:r w:rsidR="00D52B64" w:rsidRPr="00300151">
        <w:rPr>
          <w:rFonts w:eastAsia="SimSun"/>
          <w:shd w:val="clear" w:color="auto" w:fill="FFFFFF"/>
          <w:lang w:eastAsia="zh-CN"/>
        </w:rPr>
        <w:instrText xml:space="preserve"> </w:instrText>
      </w:r>
      <w:r w:rsidR="00D52B64" w:rsidRPr="00300151">
        <w:rPr>
          <w:rFonts w:eastAsia="SimSun"/>
          <w:shd w:val="clear" w:color="auto" w:fill="FFFFFF"/>
          <w:lang w:eastAsia="zh-CN"/>
        </w:rPr>
        <w:instrText>今天起，我们要开始讲</w:instrText>
      </w:r>
      <w:r w:rsidR="00D52B64" w:rsidRPr="00300151">
        <w:rPr>
          <w:rFonts w:eastAsia="SimSun"/>
          <w:shd w:val="clear" w:color="auto" w:fill="FFFFFF"/>
          <w:lang w:eastAsia="zh-CN"/>
        </w:rPr>
        <w:instrText>CNN</w:instrText>
      </w:r>
      <w:r w:rsidR="00D52B64" w:rsidRPr="00300151">
        <w:rPr>
          <w:rFonts w:eastAsia="SimSun"/>
          <w:shd w:val="clear" w:color="auto" w:fill="FFFFFF"/>
          <w:lang w:eastAsia="zh-CN"/>
        </w:rPr>
        <w:instrText>啦，掌声在哪里？</w:instrText>
      </w:r>
      <w:r w:rsidR="00D52B64" w:rsidRPr="00300151">
        <w:rPr>
          <w:rFonts w:eastAsia="SimSun"/>
          <w:shd w:val="clear" w:color="auto" w:fill="FFFFFF"/>
          <w:lang w:eastAsia="zh-CN"/>
        </w:rPr>
        <w:instrText xml:space="preserve"> CNN </w:instrText>
      </w:r>
      <w:r w:rsidR="00D52B64" w:rsidRPr="00300151">
        <w:rPr>
          <w:rFonts w:eastAsia="SimSun"/>
          <w:shd w:val="clear" w:color="auto" w:fill="FFFFFF"/>
          <w:lang w:eastAsia="zh-CN"/>
        </w:rPr>
        <w:instrText>是美国有线电视新闻网（</w:instrText>
      </w:r>
      <w:r w:rsidR="00D52B64" w:rsidRPr="00300151">
        <w:rPr>
          <w:rFonts w:eastAsia="SimSun"/>
          <w:shd w:val="clear" w:color="auto" w:fill="FFFFFF"/>
          <w:lang w:eastAsia="zh-CN"/>
        </w:rPr>
        <w:instrText>Cable News Network</w:instrText>
      </w:r>
      <w:r w:rsidR="00D52B64" w:rsidRPr="00300151">
        <w:rPr>
          <w:rFonts w:eastAsia="SimSun"/>
          <w:shd w:val="clear" w:color="auto" w:fill="FFFFFF"/>
          <w:lang w:eastAsia="zh-CN"/>
        </w:rPr>
        <w:instrText>）</w:instrText>
      </w:r>
      <w:r w:rsidR="00D52B64" w:rsidRPr="00300151">
        <w:rPr>
          <w:rFonts w:eastAsia="SimSun"/>
          <w:shd w:val="clear" w:color="auto" w:fill="FFFFFF"/>
          <w:lang w:eastAsia="zh-CN"/>
        </w:rPr>
        <w:instrText xml:space="preserve"> ‘</w:instrText>
      </w:r>
      <w:r w:rsidR="00D52B64" w:rsidRPr="00300151">
        <w:rPr>
          <w:rFonts w:eastAsia="SimSun"/>
          <w:shd w:val="clear" w:color="auto" w:fill="FFFFFF"/>
          <w:lang w:eastAsia="zh-CN"/>
        </w:rPr>
        <w:instrText>咦，那不是</w:instrText>
      </w:r>
      <w:r w:rsidR="00D52B64" w:rsidRPr="00300151">
        <w:rPr>
          <w:rFonts w:eastAsia="SimSun"/>
          <w:shd w:val="clear" w:color="auto" w:fill="FFFFFF"/>
          <w:lang w:eastAsia="zh-CN"/>
        </w:rPr>
        <w:instrText>NNK</w:instrText>
      </w:r>
      <w:r w:rsidR="00D52B64" w:rsidRPr="00300151">
        <w:rPr>
          <w:rFonts w:eastAsia="SimSun"/>
          <w:shd w:val="clear" w:color="auto" w:fill="FFFFFF"/>
          <w:lang w:eastAsia="zh-CN"/>
        </w:rPr>
        <w:instrText>吗？</w:instrText>
      </w:r>
      <w:r w:rsidR="00D52B64" w:rsidRPr="00300151">
        <w:rPr>
          <w:rFonts w:eastAsia="SimSun"/>
          <w:shd w:val="clear" w:color="auto" w:fill="FFFFFF"/>
          <w:lang w:eastAsia="zh-CN"/>
        </w:rPr>
        <w:instrText xml:space="preserve">’ NNK </w:instrText>
      </w:r>
      <w:r w:rsidR="00D52B64" w:rsidRPr="00300151">
        <w:rPr>
          <w:rFonts w:eastAsia="SimSun"/>
          <w:shd w:val="clear" w:color="auto" w:fill="FFFFFF"/>
          <w:lang w:eastAsia="zh-CN"/>
        </w:rPr>
        <w:instrText>是日本电视？</w:instrText>
      </w:r>
      <w:r w:rsidR="00D52B64" w:rsidRPr="00300151">
        <w:rPr>
          <w:rFonts w:eastAsia="SimSun"/>
          <w:shd w:val="clear" w:color="auto" w:fill="FFFFFF"/>
          <w:lang w:eastAsia="zh-CN"/>
        </w:rPr>
        <w:instrText xml:space="preserve"> ‘</w:instrText>
      </w:r>
      <w:r w:rsidR="00D52B64" w:rsidRPr="00300151">
        <w:rPr>
          <w:rFonts w:eastAsia="SimSun"/>
          <w:shd w:val="clear" w:color="auto" w:fill="FFFFFF"/>
          <w:lang w:eastAsia="zh-CN"/>
        </w:rPr>
        <w:instrText>咦，日本</w:instrText>
      </w:r>
      <w:r w:rsidR="00D52B64" w:rsidRPr="00300151">
        <w:rPr>
          <w:rFonts w:eastAsia="SimSun"/>
          <w:shd w:val="clear" w:color="auto" w:fill="FFFFFF"/>
          <w:lang w:eastAsia="zh-CN"/>
        </w:rPr>
        <w:instrText>…","container-title":"Zhihu","language":"zh","title":"What is Convolution?","URL":"https://zhuanlan.zhihu.com/p/30994790","author":[{"family":"Jiang","given":"Zhubo"}],"accessed":{"date-parts":[["2021",4,18]]},"issued":{"date-parts":[["2016"]]}}},{"id":688,"uris":["http://zotero.org/users/local/tMexI1tO/items/QTGZXVQV"],"uri":["http://zotero.org/users/local/tMexI1tO/items/QTGZXVQV"],"itemData":{"id":688,"type":"article-journal","abstract":"Dynamic modeling plays a crucial role in the analysis of Organic Rankine Cycle (ORC) systems for waste heat recovery, which deal with a highly unsteady heat source. The e</w:instrText>
      </w:r>
      <w:r w:rsidR="00D52B64" w:rsidRPr="00300151">
        <w:rPr>
          <w:rFonts w:ascii="Tahoma" w:eastAsia="SimSun" w:hAnsi="Tahoma" w:cs="Tahoma"/>
          <w:shd w:val="clear" w:color="auto" w:fill="FFFFFF"/>
          <w:lang w:eastAsia="zh-CN"/>
        </w:rPr>
        <w:instrText>�</w:instrText>
      </w:r>
      <w:r w:rsidR="00D52B64" w:rsidRPr="00300151">
        <w:rPr>
          <w:rFonts w:eastAsia="SimSun"/>
          <w:shd w:val="clear" w:color="auto" w:fill="FFFFFF"/>
          <w:lang w:eastAsia="zh-CN"/>
        </w:rPr>
        <w:instrText xml:space="preserve">ciency of small scale ORCs (i.e. below 100 kW power output) is low (&lt; 10%). Therefore, it is essential to keep the performance of the system as stable as possible. To do so, it is helpful to be able to predict the dynamic behavior of the system, in order to perform a maximization of its performance over the time.\nIn this paper, Feedforward, Recurrent and Long Short Term Memory networks have been compared in the prediction of the dynamics of a 20 kW ORC system. Feedforward Neural Network is the simplest among the architectures developed for machine learning. Recurrent\nand Long Short Term Memory networks have been proved accurate in the prediction of the performance of dynamic systems. This study demonstrates that the three architectures are capable of predicting the dynamic behavior of the ORC system with a good degree of\naccuracy. The Long Short Term Memory architecture resulted as the highest performing, in that it correctly predicts the dynamics of the system, showing an error prediction lower than 5 % and 10 % respectively for what concern the prediction 10 and 60 seconds ahead.","container-title":"Energy","DOI":"10.1016/j.energy.2018.10.059","journalAbbreviation":"Energy","source":"ResearchGate","title":"Machine Learning for the prediction of the dynamic behavior of a small scale ORC system","volume":"166","author":[{"family":"Palagi","given":"Laura"},{"family":"Pesyridis","given":"Apostolos"},{"family":"Enrico","given":"Sciubba"},{"family":"Tocci","given":"Lorenzo"}],"issued":{"date-parts":[["2018",10,1]]}}}],"schema":"https://github.com/citation-style-language/schema/raw/master/csl-citation.json"} </w:instrText>
      </w:r>
      <w:r w:rsidR="00D52B64" w:rsidRPr="00300151">
        <w:rPr>
          <w:rFonts w:eastAsia="SimSun"/>
          <w:shd w:val="clear" w:color="auto" w:fill="FFFFFF"/>
          <w:lang w:eastAsia="zh-CN"/>
        </w:rPr>
        <w:fldChar w:fldCharType="separate"/>
      </w:r>
      <w:r w:rsidR="00D52B64" w:rsidRPr="00D61863">
        <w:rPr>
          <w:rFonts w:eastAsia="SimSun"/>
        </w:rPr>
        <w:t>(Jiang, 2016; Palagi et al., 2018)</w:t>
      </w:r>
      <w:r w:rsidR="00D52B64" w:rsidRPr="00300151">
        <w:rPr>
          <w:rFonts w:eastAsia="SimSun"/>
          <w:shd w:val="clear" w:color="auto" w:fill="FFFFFF"/>
          <w:lang w:eastAsia="zh-CN"/>
        </w:rPr>
        <w:fldChar w:fldCharType="end"/>
      </w:r>
      <w:r w:rsidRPr="00300151">
        <w:rPr>
          <w:rFonts w:eastAsia="SimSun"/>
          <w:shd w:val="clear" w:color="auto" w:fill="FFFFFF"/>
          <w:lang w:eastAsia="zh-CN"/>
        </w:rPr>
        <w:t>.</w:t>
      </w:r>
    </w:p>
    <w:p w14:paraId="1FB04419" w14:textId="658D0893" w:rsidR="00F93EC3" w:rsidRPr="00300151" w:rsidRDefault="00D7704E" w:rsidP="004429C2">
      <w:pPr>
        <w:spacing w:afterLines="50" w:after="156"/>
        <w:jc w:val="both"/>
        <w:rPr>
          <w:rFonts w:eastAsia="SimSun"/>
          <w:shd w:val="clear" w:color="auto" w:fill="FFFFFF"/>
          <w:lang w:eastAsia="zh-CN"/>
        </w:rPr>
      </w:pPr>
      <w:r>
        <w:rPr>
          <w:rFonts w:eastAsia="SimSun"/>
          <w:shd w:val="clear" w:color="auto" w:fill="FFFFFF"/>
          <w:lang w:eastAsia="zh-CN"/>
        </w:rPr>
        <w:t xml:space="preserve">Next this </w:t>
      </w:r>
      <w:r w:rsidR="00F53FDC">
        <w:rPr>
          <w:rFonts w:eastAsia="SimSun"/>
          <w:shd w:val="clear" w:color="auto" w:fill="FFFFFF"/>
          <w:lang w:eastAsia="zh-CN"/>
        </w:rPr>
        <w:t>paper</w:t>
      </w:r>
      <w:r>
        <w:rPr>
          <w:rFonts w:eastAsia="SimSun"/>
          <w:shd w:val="clear" w:color="auto" w:fill="FFFFFF"/>
          <w:lang w:eastAsia="zh-CN"/>
        </w:rPr>
        <w:t xml:space="preserve"> introduces how deep learning learn spatial and temporal information from data. </w:t>
      </w:r>
      <w:r w:rsidRPr="00300151">
        <w:rPr>
          <w:rFonts w:eastAsia="SimSun"/>
          <w:shd w:val="clear" w:color="auto" w:fill="FFFFFF"/>
          <w:lang w:eastAsia="zh-CN"/>
        </w:rPr>
        <w:t>As the inputs of deep learning on precipitation nowcasting tasks, sequences of radar echo images hold both spatial and temporal information.</w:t>
      </w:r>
      <w:r>
        <w:rPr>
          <w:rFonts w:eastAsia="SimSun"/>
          <w:shd w:val="clear" w:color="auto" w:fill="FFFFFF"/>
          <w:lang w:eastAsia="zh-CN"/>
        </w:rPr>
        <w:t xml:space="preserve"> Fig 2 is the visualization</w:t>
      </w:r>
      <w:r w:rsidR="00D41046">
        <w:rPr>
          <w:rFonts w:eastAsia="SimSun"/>
          <w:shd w:val="clear" w:color="auto" w:fill="FFFFFF"/>
          <w:lang w:eastAsia="zh-CN"/>
        </w:rPr>
        <w:t>s</w:t>
      </w:r>
      <w:r>
        <w:rPr>
          <w:rFonts w:eastAsia="SimSun"/>
          <w:shd w:val="clear" w:color="auto" w:fill="FFFFFF"/>
          <w:lang w:eastAsia="zh-CN"/>
        </w:rPr>
        <w:t xml:space="preserve"> of convolution, RNN LSTM and GRU. </w:t>
      </w:r>
      <w:r w:rsidR="00AC31AC" w:rsidRPr="00300151">
        <w:rPr>
          <w:rFonts w:eastAsia="SimSun"/>
          <w:shd w:val="clear" w:color="auto" w:fill="FFFFFF"/>
          <w:lang w:eastAsia="zh-CN"/>
        </w:rPr>
        <w:t xml:space="preserve">In </w:t>
      </w:r>
      <w:r w:rsidR="00C26CB4" w:rsidRPr="00300151">
        <w:rPr>
          <w:rFonts w:eastAsia="SimSun"/>
          <w:shd w:val="clear" w:color="auto" w:fill="FFFFFF"/>
          <w:lang w:eastAsia="zh-CN"/>
        </w:rPr>
        <w:t xml:space="preserve">the field of </w:t>
      </w:r>
      <w:r w:rsidR="00AC31AC" w:rsidRPr="00300151">
        <w:rPr>
          <w:rFonts w:eastAsia="SimSun"/>
          <w:shd w:val="clear" w:color="auto" w:fill="FFFFFF"/>
          <w:lang w:eastAsia="zh-CN"/>
        </w:rPr>
        <w:t xml:space="preserve">deep learning, convolution is used to extract spatial features from deluge of data. </w:t>
      </w:r>
      <w:r w:rsidR="00C84288" w:rsidRPr="00300151">
        <w:rPr>
          <w:rFonts w:eastAsia="SimSun"/>
          <w:shd w:val="clear" w:color="auto" w:fill="FFFFFF"/>
          <w:lang w:eastAsia="zh-CN"/>
        </w:rPr>
        <w:t xml:space="preserve">A </w:t>
      </w:r>
      <w:r w:rsidR="00D52B64" w:rsidRPr="00300151">
        <w:rPr>
          <w:rFonts w:eastAsia="SimSun"/>
          <w:shd w:val="clear" w:color="auto" w:fill="FFFFFF"/>
          <w:lang w:eastAsia="zh-CN"/>
        </w:rPr>
        <w:t xml:space="preserve">colorful image holds </w:t>
      </w:r>
      <w:r w:rsidR="00C84288" w:rsidRPr="00300151">
        <w:rPr>
          <w:rFonts w:eastAsia="SimSun"/>
          <w:shd w:val="clear" w:color="auto" w:fill="FFFFFF"/>
          <w:lang w:eastAsia="zh-CN"/>
        </w:rPr>
        <w:t>10</w:t>
      </w:r>
      <w:r w:rsidR="00D52B64" w:rsidRPr="00300151">
        <w:rPr>
          <w:rFonts w:eastAsia="SimSun"/>
          <w:shd w:val="clear" w:color="auto" w:fill="FFFFFF"/>
          <w:vertAlign w:val="superscript"/>
          <w:lang w:eastAsia="zh-CN"/>
        </w:rPr>
        <w:t>3</w:t>
      </w:r>
      <w:r w:rsidR="00C84288" w:rsidRPr="00300151">
        <w:rPr>
          <w:rFonts w:eastAsia="SimSun"/>
          <w:shd w:val="clear" w:color="auto" w:fill="FFFFFF"/>
          <w:lang w:eastAsia="zh-CN"/>
        </w:rPr>
        <w:t xml:space="preserve"> pixels in height and width</w:t>
      </w:r>
      <w:r>
        <w:rPr>
          <w:rFonts w:eastAsia="SimSun"/>
          <w:shd w:val="clear" w:color="auto" w:fill="FFFFFF"/>
          <w:lang w:eastAsia="zh-CN"/>
        </w:rPr>
        <w:t>, and</w:t>
      </w:r>
      <w:r w:rsidR="00C84288" w:rsidRPr="00300151">
        <w:rPr>
          <w:rFonts w:eastAsia="SimSun"/>
          <w:shd w:val="clear" w:color="auto" w:fill="FFFFFF"/>
          <w:lang w:eastAsia="zh-CN"/>
        </w:rPr>
        <w:t xml:space="preserve"> 3 parameters to record RGB information</w:t>
      </w:r>
      <w:r>
        <w:rPr>
          <w:rFonts w:eastAsia="SimSun"/>
          <w:shd w:val="clear" w:color="auto" w:fill="FFFFFF"/>
          <w:lang w:eastAsia="zh-CN"/>
        </w:rPr>
        <w:t>. A</w:t>
      </w:r>
      <w:r w:rsidR="00C84288" w:rsidRPr="00300151">
        <w:rPr>
          <w:rFonts w:eastAsia="SimSun"/>
          <w:shd w:val="clear" w:color="auto" w:fill="FFFFFF"/>
          <w:lang w:eastAsia="zh-CN"/>
        </w:rPr>
        <w:t xml:space="preserve"> total of </w:t>
      </w:r>
      <m:oMath>
        <m:r>
          <w:rPr>
            <w:rFonts w:ascii="Cambria Math" w:eastAsia="SimSun" w:hAnsi="Cambria Math"/>
            <w:shd w:val="clear" w:color="auto" w:fill="FFFFFF"/>
            <w:lang w:eastAsia="zh-CN"/>
          </w:rPr>
          <m:t>3×</m:t>
        </m:r>
        <m:sSup>
          <m:sSupPr>
            <m:ctrlPr>
              <w:rPr>
                <w:rFonts w:ascii="Cambria Math" w:eastAsia="SimSun" w:hAnsi="Cambria Math"/>
                <w:i/>
                <w:shd w:val="clear" w:color="auto" w:fill="FFFFFF"/>
                <w:lang w:eastAsia="zh-CN"/>
              </w:rPr>
            </m:ctrlPr>
          </m:sSupPr>
          <m:e>
            <m:r>
              <w:rPr>
                <w:rFonts w:ascii="Cambria Math" w:eastAsia="SimSun" w:hAnsi="Cambria Math"/>
                <w:shd w:val="clear" w:color="auto" w:fill="FFFFFF"/>
                <w:lang w:eastAsia="zh-CN"/>
              </w:rPr>
              <m:t>10</m:t>
            </m:r>
          </m:e>
          <m:sup>
            <m:r>
              <w:rPr>
                <w:rFonts w:ascii="Cambria Math" w:eastAsia="SimSun" w:hAnsi="Cambria Math"/>
                <w:shd w:val="clear" w:color="auto" w:fill="FFFFFF"/>
                <w:lang w:eastAsia="zh-CN"/>
              </w:rPr>
              <m:t>6</m:t>
            </m:r>
          </m:sup>
        </m:sSup>
      </m:oMath>
      <w:r w:rsidR="00C84288" w:rsidRPr="00300151">
        <w:rPr>
          <w:rFonts w:eastAsia="SimSun"/>
          <w:shd w:val="clear" w:color="auto" w:fill="FFFFFF"/>
          <w:lang w:eastAsia="zh-CN"/>
        </w:rPr>
        <w:t xml:space="preserve"> parameters </w:t>
      </w:r>
      <w:r>
        <w:rPr>
          <w:rFonts w:eastAsia="SimSun"/>
          <w:shd w:val="clear" w:color="auto" w:fill="FFFFFF"/>
          <w:lang w:eastAsia="zh-CN"/>
        </w:rPr>
        <w:t xml:space="preserve">is used </w:t>
      </w:r>
      <w:r w:rsidR="00C84288" w:rsidRPr="00300151">
        <w:rPr>
          <w:rFonts w:eastAsia="SimSun"/>
          <w:shd w:val="clear" w:color="auto" w:fill="FFFFFF"/>
          <w:lang w:eastAsia="zh-CN"/>
        </w:rPr>
        <w:t>to present the information of the image</w:t>
      </w:r>
      <w:r w:rsidR="00D52B64" w:rsidRPr="00300151">
        <w:rPr>
          <w:rFonts w:eastAsia="SimSun"/>
          <w:shd w:val="clear" w:color="auto" w:fill="FFFFFF"/>
          <w:lang w:eastAsia="zh-CN"/>
        </w:rPr>
        <w:t>s</w:t>
      </w:r>
      <w:r w:rsidR="00C84288" w:rsidRPr="00300151">
        <w:rPr>
          <w:rFonts w:eastAsia="SimSun"/>
          <w:shd w:val="clear" w:color="auto" w:fill="FFFFFF"/>
          <w:lang w:eastAsia="zh-CN"/>
        </w:rPr>
        <w:t xml:space="preserve">. </w:t>
      </w:r>
      <w:r w:rsidR="00AC31AC" w:rsidRPr="00300151">
        <w:rPr>
          <w:rFonts w:eastAsia="SimSun"/>
          <w:shd w:val="clear" w:color="auto" w:fill="FFFFFF"/>
          <w:lang w:eastAsia="zh-CN"/>
        </w:rPr>
        <w:t>T</w:t>
      </w:r>
      <w:r w:rsidR="00C84288" w:rsidRPr="00300151">
        <w:rPr>
          <w:rFonts w:eastAsia="SimSun"/>
          <w:shd w:val="clear" w:color="auto" w:fill="FFFFFF"/>
          <w:lang w:eastAsia="zh-CN"/>
        </w:rPr>
        <w:t xml:space="preserve">he huge </w:t>
      </w:r>
      <w:r w:rsidR="00D41046" w:rsidRPr="00300151">
        <w:rPr>
          <w:rFonts w:eastAsia="SimSun"/>
          <w:shd w:val="clear" w:color="auto" w:fill="FFFFFF"/>
          <w:lang w:eastAsia="zh-CN"/>
        </w:rPr>
        <w:t>number</w:t>
      </w:r>
      <w:r w:rsidR="00C84288" w:rsidRPr="00300151">
        <w:rPr>
          <w:rFonts w:eastAsia="SimSun"/>
          <w:shd w:val="clear" w:color="auto" w:fill="FFFFFF"/>
          <w:lang w:eastAsia="zh-CN"/>
        </w:rPr>
        <w:t xml:space="preserve"> of parameter</w:t>
      </w:r>
      <w:r w:rsidR="00D41046">
        <w:rPr>
          <w:rFonts w:eastAsia="SimSun"/>
          <w:shd w:val="clear" w:color="auto" w:fill="FFFFFF"/>
          <w:lang w:eastAsia="zh-CN"/>
        </w:rPr>
        <w:t>s</w:t>
      </w:r>
      <w:r w:rsidR="00C84288" w:rsidRPr="00300151">
        <w:rPr>
          <w:rFonts w:eastAsia="SimSun"/>
          <w:shd w:val="clear" w:color="auto" w:fill="FFFFFF"/>
          <w:lang w:eastAsia="zh-CN"/>
        </w:rPr>
        <w:t xml:space="preserve"> would significantly lower the processing speed</w:t>
      </w:r>
      <w:r w:rsidR="00AC31AC" w:rsidRPr="00300151">
        <w:rPr>
          <w:rFonts w:eastAsia="SimSun"/>
          <w:shd w:val="clear" w:color="auto" w:fill="FFFFFF"/>
          <w:lang w:eastAsia="zh-CN"/>
        </w:rPr>
        <w:t xml:space="preserve"> since </w:t>
      </w:r>
      <w:r w:rsidR="00D41046">
        <w:rPr>
          <w:rFonts w:eastAsia="SimSun"/>
          <w:shd w:val="clear" w:color="auto" w:fill="FFFFFF"/>
          <w:lang w:eastAsia="zh-CN"/>
        </w:rPr>
        <w:t xml:space="preserve">one </w:t>
      </w:r>
      <w:r w:rsidR="00AC31AC" w:rsidRPr="00300151">
        <w:rPr>
          <w:rFonts w:eastAsia="SimSun"/>
          <w:shd w:val="clear" w:color="auto" w:fill="FFFFFF"/>
          <w:lang w:eastAsia="zh-CN"/>
        </w:rPr>
        <w:t xml:space="preserve">neural network usually need to process hundreds and thousands of pictures. </w:t>
      </w:r>
      <w:r w:rsidR="00C84288" w:rsidRPr="00300151">
        <w:rPr>
          <w:rFonts w:eastAsia="SimSun"/>
          <w:shd w:val="clear" w:color="auto" w:fill="FFFFFF"/>
          <w:lang w:eastAsia="zh-CN"/>
        </w:rPr>
        <w:t xml:space="preserve">As shown in Fig. 2, convolution uses a matrix </w:t>
      </w:r>
      <w:r>
        <w:rPr>
          <w:rFonts w:eastAsia="SimSun"/>
          <w:shd w:val="clear" w:color="auto" w:fill="FFFFFF"/>
          <w:lang w:eastAsia="zh-CN"/>
        </w:rPr>
        <w:t xml:space="preserve">kernel </w:t>
      </w:r>
      <w:r w:rsidR="00C84288" w:rsidRPr="00300151">
        <w:rPr>
          <w:rFonts w:eastAsia="SimSun"/>
          <w:shd w:val="clear" w:color="auto" w:fill="FFFFFF"/>
          <w:lang w:eastAsia="zh-CN"/>
        </w:rPr>
        <w:t>to scan over the original image matrix by a specific stride, calculate</w:t>
      </w:r>
      <w:r w:rsidR="00D41046">
        <w:rPr>
          <w:rFonts w:eastAsia="SimSun"/>
          <w:shd w:val="clear" w:color="auto" w:fill="FFFFFF"/>
          <w:lang w:eastAsia="zh-CN"/>
        </w:rPr>
        <w:t>s</w:t>
      </w:r>
      <w:r w:rsidR="00C84288" w:rsidRPr="00300151">
        <w:rPr>
          <w:rFonts w:eastAsia="SimSun"/>
          <w:shd w:val="clear" w:color="auto" w:fill="FFFFFF"/>
          <w:lang w:eastAsia="zh-CN"/>
        </w:rPr>
        <w:t xml:space="preserve"> out one </w:t>
      </w:r>
      <w:r>
        <w:rPr>
          <w:rFonts w:eastAsia="SimSun"/>
          <w:shd w:val="clear" w:color="auto" w:fill="FFFFFF"/>
          <w:lang w:eastAsia="zh-CN"/>
        </w:rPr>
        <w:t xml:space="preserve">value </w:t>
      </w:r>
      <w:r w:rsidR="00C84288" w:rsidRPr="00300151">
        <w:rPr>
          <w:rFonts w:eastAsia="SimSun"/>
          <w:shd w:val="clear" w:color="auto" w:fill="FFFFFF"/>
          <w:lang w:eastAsia="zh-CN"/>
        </w:rPr>
        <w:t>of each step of scan, and then get</w:t>
      </w:r>
      <w:r w:rsidR="00D41046">
        <w:rPr>
          <w:rFonts w:eastAsia="SimSun"/>
          <w:shd w:val="clear" w:color="auto" w:fill="FFFFFF"/>
          <w:lang w:eastAsia="zh-CN"/>
        </w:rPr>
        <w:t>s</w:t>
      </w:r>
      <w:r w:rsidR="00C84288" w:rsidRPr="00300151">
        <w:rPr>
          <w:rFonts w:eastAsia="SimSun"/>
          <w:shd w:val="clear" w:color="auto" w:fill="FFFFFF"/>
          <w:lang w:eastAsia="zh-CN"/>
        </w:rPr>
        <w:t xml:space="preserve"> an image of smaller size. Conducting another convolution on the generated smaller image, the image size could be furtherly reduced. Conducting the reverse calculation on the smaller image, the original</w:t>
      </w:r>
      <w:r w:rsidR="00D41046">
        <w:rPr>
          <w:rFonts w:eastAsia="SimSun"/>
          <w:shd w:val="clear" w:color="auto" w:fill="FFFFFF"/>
          <w:lang w:eastAsia="zh-CN"/>
        </w:rPr>
        <w:t>-size image is reproduced</w:t>
      </w:r>
      <w:r w:rsidR="00C84288" w:rsidRPr="00300151">
        <w:rPr>
          <w:rFonts w:eastAsia="SimSun"/>
          <w:shd w:val="clear" w:color="auto" w:fill="FFFFFF"/>
          <w:lang w:eastAsia="zh-CN"/>
        </w:rPr>
        <w:t xml:space="preserve"> without losing important features. Hence the parameter amount of a picture is largely reduced while the information in the picture is effectively restored.</w:t>
      </w:r>
    </w:p>
    <w:p w14:paraId="684FF76F" w14:textId="64ED24D6" w:rsidR="00C84288" w:rsidRPr="00300151" w:rsidRDefault="002572A4" w:rsidP="004429C2">
      <w:pPr>
        <w:spacing w:afterLines="50" w:after="156"/>
        <w:jc w:val="both"/>
        <w:rPr>
          <w:rFonts w:eastAsia="SimSun"/>
          <w:shd w:val="clear" w:color="auto" w:fill="FFFFFF"/>
          <w:lang w:eastAsia="zh-CN"/>
        </w:rPr>
      </w:pPr>
      <w:r w:rsidRPr="00300151">
        <w:rPr>
          <w:rFonts w:eastAsia="SimSun"/>
          <w:shd w:val="clear" w:color="auto" w:fill="FFFFFF"/>
          <w:lang w:eastAsia="zh-CN"/>
        </w:rPr>
        <w:t xml:space="preserve">As for the temporal relationship in image sequences, </w:t>
      </w:r>
      <w:r w:rsidR="00C84288" w:rsidRPr="00300151">
        <w:rPr>
          <w:rFonts w:eastAsia="SimSun"/>
          <w:shd w:val="clear" w:color="auto" w:fill="FFFFFF"/>
          <w:lang w:eastAsia="zh-CN"/>
        </w:rPr>
        <w:t xml:space="preserve">RNN can extract temporal information from data by treating the output of last time step as </w:t>
      </w:r>
      <w:r w:rsidRPr="00300151">
        <w:rPr>
          <w:rFonts w:eastAsia="SimSun"/>
          <w:shd w:val="clear" w:color="auto" w:fill="FFFFFF"/>
          <w:lang w:eastAsia="zh-CN"/>
        </w:rPr>
        <w:t>part of the</w:t>
      </w:r>
      <w:r w:rsidR="00C84288" w:rsidRPr="00300151">
        <w:rPr>
          <w:rFonts w:eastAsia="SimSun"/>
          <w:shd w:val="clear" w:color="auto" w:fill="FFFFFF"/>
          <w:lang w:eastAsia="zh-CN"/>
        </w:rPr>
        <w:t xml:space="preserve"> input of the current step. </w:t>
      </w:r>
      <w:r w:rsidRPr="00300151">
        <w:rPr>
          <w:rFonts w:eastAsia="SimSun"/>
          <w:shd w:val="clear" w:color="auto" w:fill="FFFFFF"/>
          <w:lang w:eastAsia="zh-CN"/>
        </w:rPr>
        <w:t xml:space="preserve">In this way RNN can learn the difference between </w:t>
      </w:r>
      <w:r w:rsidR="005604A9" w:rsidRPr="00300151">
        <w:rPr>
          <w:rFonts w:eastAsia="SimSun"/>
          <w:shd w:val="clear" w:color="auto" w:fill="FFFFFF"/>
          <w:lang w:eastAsia="zh-CN"/>
        </w:rPr>
        <w:t>each step</w:t>
      </w:r>
      <w:r w:rsidRPr="00300151">
        <w:rPr>
          <w:rFonts w:eastAsia="SimSun"/>
          <w:shd w:val="clear" w:color="auto" w:fill="FFFFFF"/>
          <w:lang w:eastAsia="zh-CN"/>
        </w:rPr>
        <w:t xml:space="preserve"> prediction and the input of next step</w:t>
      </w:r>
      <w:r w:rsidR="005604A9" w:rsidRPr="00300151">
        <w:rPr>
          <w:rFonts w:eastAsia="SimSun"/>
          <w:shd w:val="clear" w:color="auto" w:fill="FFFFFF"/>
          <w:lang w:eastAsia="zh-CN"/>
        </w:rPr>
        <w:t xml:space="preserve">, and gradually adjust </w:t>
      </w:r>
      <w:r w:rsidR="00F53FDC">
        <w:rPr>
          <w:rFonts w:eastAsia="SimSun"/>
          <w:shd w:val="clear" w:color="auto" w:fill="FFFFFF"/>
          <w:lang w:eastAsia="zh-CN"/>
        </w:rPr>
        <w:t>the weights</w:t>
      </w:r>
      <w:r w:rsidR="005604A9" w:rsidRPr="00300151">
        <w:rPr>
          <w:rFonts w:eastAsia="SimSun"/>
          <w:shd w:val="clear" w:color="auto" w:fill="FFFFFF"/>
          <w:lang w:eastAsia="zh-CN"/>
        </w:rPr>
        <w:t xml:space="preserve"> to reduce the difference</w:t>
      </w:r>
      <w:r w:rsidRPr="00300151">
        <w:rPr>
          <w:rFonts w:eastAsia="SimSun"/>
          <w:shd w:val="clear" w:color="auto" w:fill="FFFFFF"/>
          <w:lang w:eastAsia="zh-CN"/>
        </w:rPr>
        <w:t xml:space="preserve">. After </w:t>
      </w:r>
      <w:r w:rsidR="00F53FDC">
        <w:rPr>
          <w:rFonts w:eastAsia="SimSun"/>
          <w:shd w:val="clear" w:color="auto" w:fill="FFFFFF"/>
          <w:lang w:eastAsia="zh-CN"/>
        </w:rPr>
        <w:t xml:space="preserve">learning enough samples </w:t>
      </w:r>
      <w:r w:rsidR="005604A9" w:rsidRPr="00300151">
        <w:rPr>
          <w:rFonts w:eastAsia="SimSun"/>
          <w:shd w:val="clear" w:color="auto" w:fill="FFFFFF"/>
          <w:lang w:eastAsia="zh-CN"/>
        </w:rPr>
        <w:t>from known dataset</w:t>
      </w:r>
      <w:r w:rsidR="00F53FDC">
        <w:rPr>
          <w:rFonts w:eastAsia="SimSun"/>
          <w:shd w:val="clear" w:color="auto" w:fill="FFFFFF"/>
          <w:lang w:eastAsia="zh-CN"/>
        </w:rPr>
        <w:t xml:space="preserve"> on train dataset</w:t>
      </w:r>
      <w:r w:rsidR="005604A9" w:rsidRPr="00300151">
        <w:rPr>
          <w:rFonts w:eastAsia="SimSun"/>
          <w:shd w:val="clear" w:color="auto" w:fill="FFFFFF"/>
          <w:lang w:eastAsia="zh-CN"/>
        </w:rPr>
        <w:t>, RNN could eventually output predictions of future time steps</w:t>
      </w:r>
      <w:r w:rsidR="00F53FDC">
        <w:rPr>
          <w:rFonts w:eastAsia="SimSun"/>
          <w:shd w:val="clear" w:color="auto" w:fill="FFFFFF"/>
          <w:lang w:eastAsia="zh-CN"/>
        </w:rPr>
        <w:t xml:space="preserve"> on test dataset.</w:t>
      </w:r>
      <w:r w:rsidR="005604A9" w:rsidRPr="00300151">
        <w:rPr>
          <w:rFonts w:eastAsia="SimSun"/>
          <w:shd w:val="clear" w:color="auto" w:fill="FFFFFF"/>
          <w:lang w:eastAsia="zh-CN"/>
        </w:rPr>
        <w:t xml:space="preserve"> </w:t>
      </w:r>
      <w:r w:rsidR="00C84288" w:rsidRPr="00300151">
        <w:rPr>
          <w:rFonts w:eastAsia="SimSun"/>
          <w:shd w:val="clear" w:color="auto" w:fill="FFFFFF"/>
          <w:lang w:eastAsia="zh-CN"/>
        </w:rPr>
        <w:t>However, as the time sequence become</w:t>
      </w:r>
      <w:r w:rsidR="009C4F71">
        <w:rPr>
          <w:rFonts w:eastAsia="SimSun"/>
          <w:shd w:val="clear" w:color="auto" w:fill="FFFFFF"/>
          <w:lang w:eastAsia="zh-CN"/>
        </w:rPr>
        <w:t>s</w:t>
      </w:r>
      <w:r w:rsidR="00C84288" w:rsidRPr="00300151">
        <w:rPr>
          <w:rFonts w:eastAsia="SimSun"/>
          <w:shd w:val="clear" w:color="auto" w:fill="FFFFFF"/>
          <w:lang w:eastAsia="zh-CN"/>
        </w:rPr>
        <w:t xml:space="preserve"> longer, the time step long before current sequence may have less and less influence on the output of current step due to the gradient vanishing and explosion problem in back propagation algorithm. </w:t>
      </w:r>
      <w:r w:rsidR="005604A9" w:rsidRPr="00300151">
        <w:rPr>
          <w:rFonts w:eastAsia="SimSun"/>
          <w:shd w:val="clear" w:color="auto" w:fill="FFFFFF"/>
          <w:lang w:eastAsia="zh-CN"/>
        </w:rPr>
        <w:t xml:space="preserve">Because </w:t>
      </w:r>
      <w:r w:rsidR="00C84288" w:rsidRPr="00300151">
        <w:rPr>
          <w:rFonts w:eastAsia="SimSun"/>
          <w:shd w:val="clear" w:color="auto" w:fill="FFFFFF"/>
          <w:lang w:eastAsia="zh-CN"/>
        </w:rPr>
        <w:t xml:space="preserve">the gradient </w:t>
      </w:r>
      <w:r w:rsidR="00D7308F">
        <w:rPr>
          <w:rFonts w:eastAsia="SimSun"/>
          <w:shd w:val="clear" w:color="auto" w:fill="FFFFFF"/>
          <w:lang w:eastAsia="zh-CN"/>
        </w:rPr>
        <w:t xml:space="preserve">is </w:t>
      </w:r>
      <w:r w:rsidR="00C84288" w:rsidRPr="00300151">
        <w:rPr>
          <w:rFonts w:eastAsia="SimSun"/>
          <w:shd w:val="clear" w:color="auto" w:fill="FFFFFF"/>
          <w:lang w:eastAsia="zh-CN"/>
        </w:rPr>
        <w:t xml:space="preserve">multiplied </w:t>
      </w:r>
      <w:r w:rsidR="00C84288" w:rsidRPr="00300151">
        <w:rPr>
          <w:rFonts w:eastAsia="SimSun"/>
          <w:shd w:val="clear" w:color="auto" w:fill="FFFFFF"/>
          <w:lang w:eastAsia="zh-CN"/>
        </w:rPr>
        <w:lastRenderedPageBreak/>
        <w:t>steps by steps</w:t>
      </w:r>
      <w:r w:rsidR="005604A9" w:rsidRPr="00300151">
        <w:rPr>
          <w:rFonts w:eastAsia="SimSun"/>
          <w:shd w:val="clear" w:color="auto" w:fill="FFFFFF"/>
          <w:lang w:eastAsia="zh-CN"/>
        </w:rPr>
        <w:t xml:space="preserve"> in the process of backpropagation, i</w:t>
      </w:r>
      <w:r w:rsidR="00C84288" w:rsidRPr="00300151">
        <w:rPr>
          <w:rFonts w:eastAsia="SimSun"/>
          <w:shd w:val="clear" w:color="auto" w:fill="FFFFFF"/>
          <w:lang w:eastAsia="zh-CN"/>
        </w:rPr>
        <w:t>f all gradients are lower or bigger than one, the final gradient would be infinitely large</w:t>
      </w:r>
      <w:r w:rsidR="005604A9" w:rsidRPr="00300151">
        <w:rPr>
          <w:rFonts w:eastAsia="SimSun"/>
          <w:shd w:val="clear" w:color="auto" w:fill="FFFFFF"/>
          <w:lang w:eastAsia="zh-CN"/>
        </w:rPr>
        <w:t xml:space="preserve"> or small, i.e., gradient vanishing and explosion.</w:t>
      </w:r>
      <w:r w:rsidR="00C84288" w:rsidRPr="00300151">
        <w:rPr>
          <w:rFonts w:eastAsia="SimSun"/>
          <w:shd w:val="clear" w:color="auto" w:fill="FFFFFF"/>
          <w:lang w:eastAsia="zh-CN"/>
        </w:rPr>
        <w:t xml:space="preserve"> </w:t>
      </w:r>
      <w:r w:rsidR="005604A9" w:rsidRPr="00300151">
        <w:rPr>
          <w:rFonts w:eastAsia="SimSun"/>
          <w:shd w:val="clear" w:color="auto" w:fill="FFFFFF"/>
          <w:lang w:eastAsia="zh-CN"/>
        </w:rPr>
        <w:t>LSTM and GRU are two variations of RNN that solve the gradient problems. A</w:t>
      </w:r>
      <w:r w:rsidR="00C84288" w:rsidRPr="00300151">
        <w:rPr>
          <w:rFonts w:eastAsia="SimSun"/>
          <w:shd w:val="clear" w:color="auto" w:fill="FFFFFF"/>
          <w:lang w:eastAsia="zh-CN"/>
        </w:rPr>
        <w:t xml:space="preserve"> single cell (timestep) of LSTM and GRU consist</w:t>
      </w:r>
      <w:r w:rsidR="009C4F71">
        <w:rPr>
          <w:rFonts w:eastAsia="SimSun"/>
          <w:shd w:val="clear" w:color="auto" w:fill="FFFFFF"/>
          <w:lang w:eastAsia="zh-CN"/>
        </w:rPr>
        <w:t>s</w:t>
      </w:r>
      <w:r w:rsidR="00C84288" w:rsidRPr="00300151">
        <w:rPr>
          <w:rFonts w:eastAsia="SimSun"/>
          <w:shd w:val="clear" w:color="auto" w:fill="FFFFFF"/>
          <w:lang w:eastAsia="zh-CN"/>
        </w:rPr>
        <w:t xml:space="preserve"> gate units which can calculate the weight of last step data</w:t>
      </w:r>
      <w:r w:rsidR="00D41046">
        <w:rPr>
          <w:rFonts w:eastAsia="SimSun"/>
          <w:shd w:val="clear" w:color="auto" w:fill="FFFFFF"/>
          <w:lang w:eastAsia="zh-CN"/>
        </w:rPr>
        <w:t xml:space="preserve"> and s</w:t>
      </w:r>
      <w:r w:rsidR="00C84288" w:rsidRPr="00300151">
        <w:rPr>
          <w:rFonts w:eastAsia="SimSun"/>
          <w:shd w:val="clear" w:color="auto" w:fill="FFFFFF"/>
          <w:lang w:eastAsia="zh-CN"/>
        </w:rPr>
        <w:t xml:space="preserve">tore </w:t>
      </w:r>
      <w:r w:rsidR="00D41046">
        <w:rPr>
          <w:rFonts w:eastAsia="SimSun"/>
          <w:shd w:val="clear" w:color="auto" w:fill="FFFFFF"/>
          <w:lang w:eastAsia="zh-CN"/>
        </w:rPr>
        <w:t>the weight</w:t>
      </w:r>
      <w:r w:rsidR="00C84288" w:rsidRPr="00300151">
        <w:rPr>
          <w:rFonts w:eastAsia="SimSun"/>
          <w:shd w:val="clear" w:color="auto" w:fill="FFFFFF"/>
          <w:lang w:eastAsia="zh-CN"/>
        </w:rPr>
        <w:t xml:space="preserve"> in a cell gate. Then the cell gate would accumulate the value and pass it to next step, while also generate </w:t>
      </w:r>
      <w:r w:rsidR="00B050C7" w:rsidRPr="00300151">
        <w:rPr>
          <w:rFonts w:eastAsia="SimSun"/>
          <w:shd w:val="clear" w:color="auto" w:fill="FFFFFF"/>
          <w:lang w:eastAsia="zh-CN"/>
        </w:rPr>
        <w:t>part of the</w:t>
      </w:r>
      <w:r w:rsidR="00C84288" w:rsidRPr="00300151">
        <w:rPr>
          <w:rFonts w:eastAsia="SimSun"/>
          <w:shd w:val="clear" w:color="auto" w:fill="FFFFFF"/>
          <w:lang w:eastAsia="zh-CN"/>
        </w:rPr>
        <w:t xml:space="preserve"> input</w:t>
      </w:r>
      <w:r w:rsidR="00B050C7" w:rsidRPr="00300151">
        <w:rPr>
          <w:rFonts w:eastAsia="SimSun"/>
          <w:shd w:val="clear" w:color="auto" w:fill="FFFFFF"/>
          <w:lang w:eastAsia="zh-CN"/>
        </w:rPr>
        <w:t>s</w:t>
      </w:r>
      <w:r w:rsidR="00C84288" w:rsidRPr="00300151">
        <w:rPr>
          <w:rFonts w:eastAsia="SimSun"/>
          <w:shd w:val="clear" w:color="auto" w:fill="FFFFFF"/>
          <w:lang w:eastAsia="zh-CN"/>
        </w:rPr>
        <w:t xml:space="preserve"> of the next cell (timestep). In this way the influence of previous timesteps is stored via accumulation rather than multiplying. Thus, the influence of important information from far previous steps could be successfully transmitted to the current step</w:t>
      </w:r>
      <w:r w:rsidR="00B050C7" w:rsidRPr="00300151">
        <w:rPr>
          <w:rFonts w:eastAsia="SimSun"/>
          <w:shd w:val="clear" w:color="auto" w:fill="FFFFFF"/>
          <w:lang w:eastAsia="zh-CN"/>
        </w:rPr>
        <w:t>, and the gradient in the whole neural network would not vanish or explode</w:t>
      </w:r>
      <w:r w:rsidR="00C84288" w:rsidRPr="00300151">
        <w:rPr>
          <w:rFonts w:eastAsia="SimSun"/>
          <w:shd w:val="clear" w:color="auto" w:fill="FFFFFF"/>
          <w:lang w:eastAsia="zh-CN"/>
        </w:rPr>
        <w:t>. The main difference between GRU and LSTM is that GRU adopted fewer gates in the cell, which make GRU computational cheaper than LSTM, i.e., less parameters and faster processing speed.</w:t>
      </w:r>
      <w:r w:rsidR="00B050C7" w:rsidRPr="00300151">
        <w:rPr>
          <w:rFonts w:eastAsia="SimSun"/>
          <w:shd w:val="clear" w:color="auto" w:fill="FFFFFF"/>
          <w:lang w:eastAsia="zh-CN"/>
        </w:rPr>
        <w:t xml:space="preserve"> Nevertheless, GRU does not always have a higher accuracy compared to LSTM </w:t>
      </w:r>
      <w:r w:rsidR="00B050C7" w:rsidRPr="00300151">
        <w:rPr>
          <w:rFonts w:eastAsia="SimSun"/>
          <w:shd w:val="clear" w:color="auto" w:fill="FFFFFF"/>
          <w:lang w:eastAsia="zh-CN"/>
        </w:rPr>
        <w:fldChar w:fldCharType="begin"/>
      </w:r>
      <w:r w:rsidR="00B050C7" w:rsidRPr="00300151">
        <w:rPr>
          <w:rFonts w:eastAsia="SimSun"/>
          <w:shd w:val="clear" w:color="auto" w:fill="FFFFFF"/>
          <w:lang w:eastAsia="zh-CN"/>
        </w:rPr>
        <w:instrText xml:space="preserve"> ADDIN ZOTERO_ITEM CSL_CITATION {"citationID":"rEqWSLmb","properties":{"formattedCitation":"(Fu et al., 2016; Shewalkar, 2019)","plainCitation":"(Fu et al., 2016; Shewalkar, 2019)","noteIndex":0},"citationItems":[{"id":694,"uris":["http://zotero.org/users/local/tMexI1tO/items/ITE8KNK5"],"uri":["http://zotero.org/users/local/tMexI1tO/items/ITE8KNK5"],"itemData":{"id":694,"type":"paper-conference","container-title":"2016 31st Youth Academic Annual Conference of Chinese Association of Automation (YAC)","DOI":"10.1109/YAC.2016.7804912","event":"2016 31st Youth Academic Annual Conference of Chinese Association of Automation (YAC)","event-place":"Wuhan, Hubei Province, China","ISBN":"978-1-5090-4423-8","page":"324-328","publisher":"IEEE","publisher-place":"Wuhan, Hubei Province, China","source":"DOI.org (Crossref)","title":"Using LSTM and GRU neural network methods for traffic flow prediction","URL":"http://ieeexplore.ieee.org/document/7804912/","author":[{"family":"Fu","given":"Rui"},{"family":"Zhang","given":"Zuo"},{"family":"Li","given":"Li"}],"accessed":{"date-parts":[["2021",4,18]]},"issued":{"date-parts":[["2016",11]]}}},{"id":691,"uris":["http://zotero.org/users/local/tMexI1tO/items/3ZE2ICTR"],"uri":["http://zotero.org/users/local/tMexI1tO/items/3ZE2ICTR"],"itemData":{"id":691,"type":"article-journal","abstract":"Deep Neural Networks (DNN) are nothing but neural networks with many hidden layers. DNNs are becoming popular in automatic speech recognition tasks which combines a good acoustic with a language model. Standard feedforward neural networks cannot handle speech data well since they do not have a way to feed information from a later layer back to an earlier layer. Thus, Recurrent Neural Networks (RNNs) have been introduced to take temporal dependencies into account. However, the shortcoming of RNNs is that long-term dependencies due to the vanishing/exploding gradient problem cannot be handled. Therefore, Long Short-Term Memory (LSTM) networks were introduced, which are a special case of RNNs, that takes long-term dependencies in a speech in addition to shortterm dependencies into account. Similarily, GRU (Gated Recurrent Unit) networks are an improvement of LSTM networks also taking long-term dependencies into consideration. Thus, in this paper, we evaluate RNN, LSTM, and GRU to compare their performances on a reduced TED-LIUM speech data set. The results show that LSTM achieves the best word error rates, however, the GRU optimization is faster while achieving word error rates close to LSTM.","container-title":"Journal of Artificial Intelligence and Soft Computing Research","DOI":"10.2478/jaiscr-2019-0006","issue":"Vol. 9, No. 4","language":"English","page":"235--245","source":"www.infona.pl","title":"Performance evaluation of deep neural networks applied to speech recognition : RNN, LSTM and GRU","title-short":"Performance evaluation of deep neural networks applied to speech recognition","author":[{"family":"Shewalkar","given":"Apeksha"}],"issued":{"date-parts":[["2019"]]}}}],"schema":"https://github.com/citation-style-language/schema/raw/master/csl-citation.json"} </w:instrText>
      </w:r>
      <w:r w:rsidR="00B050C7" w:rsidRPr="00300151">
        <w:rPr>
          <w:rFonts w:eastAsia="SimSun"/>
          <w:shd w:val="clear" w:color="auto" w:fill="FFFFFF"/>
          <w:lang w:eastAsia="zh-CN"/>
        </w:rPr>
        <w:fldChar w:fldCharType="separate"/>
      </w:r>
      <w:r w:rsidR="00B050C7" w:rsidRPr="00D61863">
        <w:rPr>
          <w:rFonts w:eastAsia="SimSun"/>
        </w:rPr>
        <w:t>(Fu et al., 2016; Shewalkar, 2019)</w:t>
      </w:r>
      <w:r w:rsidR="00B050C7" w:rsidRPr="00300151">
        <w:rPr>
          <w:rFonts w:eastAsia="SimSun"/>
          <w:shd w:val="clear" w:color="auto" w:fill="FFFFFF"/>
          <w:lang w:eastAsia="zh-CN"/>
        </w:rPr>
        <w:fldChar w:fldCharType="end"/>
      </w:r>
      <w:r w:rsidR="00B050C7" w:rsidRPr="00300151">
        <w:rPr>
          <w:rFonts w:eastAsia="SimSun"/>
          <w:shd w:val="clear" w:color="auto" w:fill="FFFFFF"/>
          <w:lang w:eastAsia="zh-CN"/>
        </w:rPr>
        <w:t>.</w:t>
      </w:r>
    </w:p>
    <w:p w14:paraId="15BDF965" w14:textId="53C97F28" w:rsidR="00C84288" w:rsidRPr="00300151" w:rsidRDefault="00B050C7" w:rsidP="00300151">
      <w:pPr>
        <w:pStyle w:val="Heading3"/>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2</w:t>
      </w:r>
      <w:r w:rsidR="00C84288" w:rsidRPr="00300151">
        <w:rPr>
          <w:rFonts w:ascii="Times New Roman" w:hAnsi="Times New Roman" w:hint="default"/>
          <w:shd w:val="clear" w:color="auto" w:fill="FFFFFF"/>
        </w:rPr>
        <w:t>.</w:t>
      </w:r>
      <w:r w:rsidRPr="00300151">
        <w:rPr>
          <w:rFonts w:ascii="Times New Roman" w:hAnsi="Times New Roman" w:hint="default"/>
          <w:shd w:val="clear" w:color="auto" w:fill="FFFFFF"/>
        </w:rPr>
        <w:t>3</w:t>
      </w:r>
      <w:r w:rsidR="00C84288" w:rsidRPr="00300151">
        <w:rPr>
          <w:rFonts w:ascii="Times New Roman" w:hAnsi="Times New Roman" w:hint="default"/>
          <w:shd w:val="clear" w:color="auto" w:fill="FFFFFF"/>
        </w:rPr>
        <w:t xml:space="preserve"> </w:t>
      </w:r>
      <w:proofErr w:type="spellStart"/>
      <w:r w:rsidR="00C84288" w:rsidRPr="00300151">
        <w:rPr>
          <w:rFonts w:ascii="Times New Roman" w:hAnsi="Times New Roman" w:hint="default"/>
          <w:shd w:val="clear" w:color="auto" w:fill="FFFFFF"/>
        </w:rPr>
        <w:t>ConvLSTM</w:t>
      </w:r>
      <w:proofErr w:type="spellEnd"/>
    </w:p>
    <w:p w14:paraId="3415635F" w14:textId="77777777" w:rsidR="00C84288" w:rsidRPr="00D61863" w:rsidRDefault="00C84288" w:rsidP="004429C2">
      <w:pPr>
        <w:spacing w:afterLines="50" w:after="156"/>
        <w:jc w:val="center"/>
      </w:pPr>
    </w:p>
    <w:p w14:paraId="3391F886" w14:textId="77777777" w:rsidR="00C84288" w:rsidRPr="00300151" w:rsidRDefault="00C84288" w:rsidP="004429C2">
      <w:pPr>
        <w:spacing w:afterLines="50" w:after="156"/>
        <w:jc w:val="center"/>
        <w:rPr>
          <w:rFonts w:eastAsia="SimSun"/>
          <w:shd w:val="clear" w:color="auto" w:fill="FFFFFF"/>
          <w:lang w:eastAsia="zh-CN"/>
        </w:rPr>
      </w:pPr>
      <w:r w:rsidRPr="00300151">
        <w:rPr>
          <w:noProof/>
        </w:rPr>
        <w:drawing>
          <wp:inline distT="0" distB="0" distL="0" distR="0" wp14:anchorId="2073D483" wp14:editId="16AC79BD">
            <wp:extent cx="4375150" cy="33947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90443" cy="3406742"/>
                    </a:xfrm>
                    <a:prstGeom prst="rect">
                      <a:avLst/>
                    </a:prstGeom>
                    <a:noFill/>
                    <a:ln>
                      <a:noFill/>
                    </a:ln>
                  </pic:spPr>
                </pic:pic>
              </a:graphicData>
            </a:graphic>
          </wp:inline>
        </w:drawing>
      </w:r>
      <w:r w:rsidRPr="00300151">
        <w:rPr>
          <w:rFonts w:eastAsia="SimSun"/>
          <w:shd w:val="clear" w:color="auto" w:fill="FFFFFF"/>
          <w:lang w:eastAsia="zh-CN"/>
        </w:rPr>
        <w:t xml:space="preserve"> </w:t>
      </w:r>
    </w:p>
    <w:p w14:paraId="1F0B7CF0" w14:textId="64A1C893" w:rsidR="00C84288" w:rsidRPr="00AE1AF7" w:rsidRDefault="00C84288" w:rsidP="00AE1AF7">
      <w:pPr>
        <w:keepNext/>
        <w:spacing w:afterLines="50" w:after="156"/>
        <w:jc w:val="both"/>
        <w:rPr>
          <w:rFonts w:eastAsiaTheme="minorEastAsia"/>
          <w:lang w:eastAsia="zh-CN"/>
        </w:rPr>
      </w:pPr>
      <w:r w:rsidRPr="00D61863">
        <w:rPr>
          <w:rFonts w:eastAsiaTheme="minorEastAsia"/>
          <w:lang w:eastAsia="zh-CN"/>
        </w:rPr>
        <w:t xml:space="preserve">Fig. </w:t>
      </w:r>
      <w:r w:rsidR="00567702" w:rsidRPr="00D61863">
        <w:rPr>
          <w:rFonts w:eastAsiaTheme="minorEastAsia"/>
          <w:lang w:eastAsia="zh-CN"/>
        </w:rPr>
        <w:t>3</w:t>
      </w:r>
      <w:r w:rsidRPr="00D61863">
        <w:rPr>
          <w:rFonts w:eastAsiaTheme="minorEastAsia"/>
          <w:lang w:eastAsia="zh-CN"/>
        </w:rPr>
        <w:t xml:space="preserve"> Structures of (a) LSTM, (b) </w:t>
      </w:r>
      <w:proofErr w:type="spellStart"/>
      <w:r w:rsidRPr="00D61863">
        <w:rPr>
          <w:rFonts w:eastAsiaTheme="minorEastAsia"/>
          <w:lang w:eastAsia="zh-CN"/>
        </w:rPr>
        <w:t>ConvLSTM</w:t>
      </w:r>
      <w:proofErr w:type="spellEnd"/>
      <w:r w:rsidRPr="00D61863">
        <w:rPr>
          <w:rFonts w:eastAsiaTheme="minorEastAsia"/>
          <w:lang w:eastAsia="zh-CN"/>
        </w:rPr>
        <w:t xml:space="preserve"> cell, and (c) </w:t>
      </w:r>
      <w:proofErr w:type="spellStart"/>
      <w:r w:rsidRPr="00D61863">
        <w:rPr>
          <w:rFonts w:eastAsiaTheme="minorEastAsia"/>
          <w:lang w:eastAsia="zh-CN"/>
        </w:rPr>
        <w:t>ConvLSTM</w:t>
      </w:r>
      <w:proofErr w:type="spellEnd"/>
      <w:r w:rsidRPr="00D61863">
        <w:rPr>
          <w:rFonts w:eastAsiaTheme="minorEastAsia"/>
          <w:lang w:eastAsia="zh-CN"/>
        </w:rPr>
        <w:t xml:space="preserve"> network</w:t>
      </w:r>
      <w:r w:rsidR="001103B9" w:rsidRPr="00D61863">
        <w:rPr>
          <w:rFonts w:eastAsiaTheme="minorEastAsia"/>
          <w:lang w:eastAsia="zh-CN"/>
        </w:rPr>
        <w:t xml:space="preserve"> </w:t>
      </w:r>
      <w:r w:rsidR="001103B9" w:rsidRPr="00300151">
        <w:rPr>
          <w:rFonts w:eastAsiaTheme="minorEastAsia"/>
          <w:lang w:eastAsia="zh-CN"/>
        </w:rPr>
        <w:fldChar w:fldCharType="begin"/>
      </w:r>
      <w:r w:rsidR="001103B9" w:rsidRPr="00D61863">
        <w:rPr>
          <w:rFonts w:eastAsiaTheme="minorEastAsia"/>
          <w:lang w:eastAsia="zh-CN"/>
        </w:rPr>
        <w:instrText xml:space="preserve"> ADDIN ZOTERO_ITEM CSL_CITATION {"citationID":"LewuqsJi","properties":{"formattedCitation":"(Shi et al., 2015)","plainCitation":"(Shi et al., 2015)","noteIndex":0},"citationItems":[{"id":8,"uris":["http://zotero.org/users/local/tMexI1tO/items/WQILLIDI"],"uri":["http://zotero.org/users/local/tMexI1tO/items/WQILLIDI"],"itemData":{"id":8,"type":"article-journal","abstract":"The goal of precipitation nowcasting is to predict the future rainfall intensity in a local region over a relatively short period of time. Very few previous studies have examined this crucial and challenging weather forecasting problem from the machine learning perspective. In this paper, we formulate precipitation nowcasting as a spatiotemporal sequence forecasting problem in which both the input and the prediction target are spatiotemporal sequences. By extending the fully connected LSTM (FC-LSTM) to have convolutional structures in both the input-to-state and state-to-state transitions, we propose the convolutional LSTM (ConvLSTM) and use it to build an end-to-end trainable model for the precipitation nowcasting problem. Experiments show that our ConvLSTM network captures spatiotemporal correlations better and consistently outperforms FC-LSTM and the state-of-the-art operational ROVER algorithm for precipitation nowcasting.","container-title":"arXiv:1506.04214 [cs]","note":"arXiv: 1506.04214","source":"arXiv.org","title":"Convolutional LSTM Network: A Machine Learning Approach for Precipitation Nowcasting","title-short":"Convolutional LSTM Network","URL":"http://arxiv.org/abs/1506.04214","author":[{"family":"Shi","given":"Xingjian"},{"family":"Chen","given":"Zhourong"},{"family":"Wang","given":"Hao"},{"family":"Yeung","given":"Dit-Yan"},{"family":"Wong","given":"Wai-kin"},{"family":"Woo","given":"Wang-chun"}],"accessed":{"date-parts":[["2020",10,24]]},"issued":{"date-parts":[["2015",9,19]]}}}],"schema":"https://github.com/citation-style-language/schema/raw/master/csl-citation.json"} </w:instrText>
      </w:r>
      <w:r w:rsidR="001103B9" w:rsidRPr="00300151">
        <w:rPr>
          <w:rFonts w:eastAsiaTheme="minorEastAsia"/>
          <w:lang w:eastAsia="zh-CN"/>
        </w:rPr>
        <w:fldChar w:fldCharType="separate"/>
      </w:r>
      <w:r w:rsidR="001103B9" w:rsidRPr="00D61863">
        <w:rPr>
          <w:rFonts w:eastAsiaTheme="minorEastAsia"/>
        </w:rPr>
        <w:t>(Shi et al., 2015)</w:t>
      </w:r>
      <w:r w:rsidR="001103B9" w:rsidRPr="00300151">
        <w:rPr>
          <w:rFonts w:eastAsiaTheme="minorEastAsia"/>
          <w:lang w:eastAsia="zh-CN"/>
        </w:rPr>
        <w:fldChar w:fldCharType="end"/>
      </w:r>
      <w:r w:rsidRPr="00D61863">
        <w:rPr>
          <w:rFonts w:eastAsiaTheme="minorEastAsia"/>
          <w:lang w:eastAsia="zh-CN"/>
        </w:rPr>
        <w:t>.</w:t>
      </w:r>
    </w:p>
    <w:p w14:paraId="6C7D61FB" w14:textId="79AC4523" w:rsidR="00ED652B" w:rsidRPr="00300151" w:rsidRDefault="00C26CB4" w:rsidP="00AE1AF7">
      <w:pPr>
        <w:spacing w:afterLines="50" w:after="156"/>
        <w:jc w:val="both"/>
        <w:rPr>
          <w:rFonts w:eastAsia="SimSun"/>
          <w:shd w:val="clear" w:color="auto" w:fill="FFFFFF"/>
          <w:lang w:eastAsia="zh-CN"/>
        </w:rPr>
      </w:pPr>
      <w:r w:rsidRPr="00300151">
        <w:rPr>
          <w:rFonts w:eastAsia="SimSun"/>
          <w:shd w:val="clear" w:color="auto" w:fill="FFFFFF"/>
          <w:lang w:eastAsia="zh-CN"/>
        </w:rPr>
        <w:t>For two-dimensional data, t</w:t>
      </w:r>
      <w:r w:rsidR="00910DDC" w:rsidRPr="00300151">
        <w:rPr>
          <w:rFonts w:eastAsia="SimSun"/>
          <w:shd w:val="clear" w:color="auto" w:fill="FFFFFF"/>
          <w:lang w:eastAsia="zh-CN"/>
        </w:rPr>
        <w:t>raditional RN</w:t>
      </w:r>
      <w:r w:rsidR="0004215A" w:rsidRPr="00300151">
        <w:rPr>
          <w:rFonts w:eastAsia="SimSun"/>
          <w:shd w:val="clear" w:color="auto" w:fill="FFFFFF"/>
          <w:lang w:eastAsia="zh-CN"/>
        </w:rPr>
        <w:t xml:space="preserve">N, </w:t>
      </w:r>
      <w:r w:rsidR="00C84288" w:rsidRPr="00300151">
        <w:rPr>
          <w:rFonts w:eastAsia="SimSun"/>
          <w:shd w:val="clear" w:color="auto" w:fill="FFFFFF"/>
          <w:lang w:eastAsia="zh-CN"/>
        </w:rPr>
        <w:t>LSTM</w:t>
      </w:r>
      <w:r w:rsidR="0004215A" w:rsidRPr="00300151">
        <w:rPr>
          <w:rFonts w:eastAsia="SimSun"/>
          <w:shd w:val="clear" w:color="auto" w:fill="FFFFFF"/>
          <w:lang w:eastAsia="zh-CN"/>
        </w:rPr>
        <w:t xml:space="preserve"> and GRU</w:t>
      </w:r>
      <w:r w:rsidR="00C84288" w:rsidRPr="00300151">
        <w:rPr>
          <w:rFonts w:eastAsia="SimSun"/>
          <w:shd w:val="clear" w:color="auto" w:fill="FFFFFF"/>
          <w:lang w:eastAsia="zh-CN"/>
        </w:rPr>
        <w:t xml:space="preserve"> calculate the </w:t>
      </w:r>
      <w:r w:rsidRPr="00300151">
        <w:rPr>
          <w:rFonts w:eastAsia="SimSun"/>
          <w:shd w:val="clear" w:color="auto" w:fill="FFFFFF"/>
          <w:lang w:eastAsia="zh-CN"/>
        </w:rPr>
        <w:t>inputs</w:t>
      </w:r>
      <w:r w:rsidR="00C84288" w:rsidRPr="00300151">
        <w:rPr>
          <w:rFonts w:eastAsia="SimSun"/>
          <w:shd w:val="clear" w:color="auto" w:fill="FFFFFF"/>
          <w:lang w:eastAsia="zh-CN"/>
        </w:rPr>
        <w:t xml:space="preserve"> into one value and transfer it to next unit. </w:t>
      </w:r>
      <w:r w:rsidRPr="00300151">
        <w:rPr>
          <w:rFonts w:eastAsia="SimSun"/>
          <w:shd w:val="clear" w:color="auto" w:fill="FFFFFF"/>
          <w:lang w:eastAsia="zh-CN"/>
        </w:rPr>
        <w:t>However, for three-dimensional input like images, s</w:t>
      </w:r>
      <w:r w:rsidR="00C84288" w:rsidRPr="00300151">
        <w:rPr>
          <w:rFonts w:eastAsia="SimSun"/>
          <w:shd w:val="clear" w:color="auto" w:fill="FFFFFF"/>
          <w:lang w:eastAsia="zh-CN"/>
        </w:rPr>
        <w:t xml:space="preserve">patial relationship within different part of one image is lost via converting the whole image into one value. To solve this problem,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w:t>
      </w:r>
      <w:r w:rsidR="0004215A" w:rsidRPr="00300151">
        <w:rPr>
          <w:rFonts w:eastAsia="SimSun"/>
          <w:shd w:val="clear" w:color="auto" w:fill="FFFFFF"/>
          <w:lang w:eastAsia="zh-CN"/>
        </w:rPr>
        <w:t xml:space="preserve">that </w:t>
      </w:r>
      <w:r w:rsidR="00C84288" w:rsidRPr="00300151">
        <w:rPr>
          <w:rFonts w:eastAsia="SimSun"/>
          <w:shd w:val="clear" w:color="auto" w:fill="FFFFFF"/>
          <w:lang w:eastAsia="zh-CN"/>
        </w:rPr>
        <w:t xml:space="preserve">adopts convolution operation in </w:t>
      </w:r>
      <w:r w:rsidRPr="00300151">
        <w:rPr>
          <w:rFonts w:eastAsia="SimSun"/>
          <w:shd w:val="clear" w:color="auto" w:fill="FFFFFF"/>
          <w:lang w:eastAsia="zh-CN"/>
        </w:rPr>
        <w:t>data</w:t>
      </w:r>
      <w:r w:rsidR="00C84288" w:rsidRPr="00300151">
        <w:rPr>
          <w:rFonts w:eastAsia="SimSun"/>
          <w:shd w:val="clear" w:color="auto" w:fill="FFFFFF"/>
          <w:lang w:eastAsia="zh-CN"/>
        </w:rPr>
        <w:t xml:space="preserve"> transmission </w:t>
      </w:r>
      <w:r w:rsidR="004D42D4">
        <w:rPr>
          <w:rFonts w:eastAsia="SimSun"/>
          <w:shd w:val="clear" w:color="auto" w:fill="FFFFFF"/>
          <w:lang w:eastAsia="zh-CN"/>
        </w:rPr>
        <w:t>i</w:t>
      </w:r>
      <w:r w:rsidR="0004215A" w:rsidRPr="00300151">
        <w:rPr>
          <w:rFonts w:eastAsia="SimSun"/>
          <w:shd w:val="clear" w:color="auto" w:fill="FFFFFF"/>
          <w:lang w:eastAsia="zh-CN"/>
        </w:rPr>
        <w:t xml:space="preserve">s invented </w:t>
      </w:r>
      <w:r w:rsidR="00C84288" w:rsidRPr="00300151">
        <w:rPr>
          <w:rFonts w:eastAsia="SimSun"/>
          <w:shd w:val="clear" w:color="auto" w:fill="FFFFFF"/>
          <w:lang w:eastAsia="zh-CN"/>
        </w:rPr>
        <w:fldChar w:fldCharType="begin"/>
      </w:r>
      <w:r w:rsidR="00C84288" w:rsidRPr="00300151">
        <w:rPr>
          <w:rFonts w:eastAsia="SimSun"/>
          <w:shd w:val="clear" w:color="auto" w:fill="FFFFFF"/>
          <w:lang w:eastAsia="zh-CN"/>
        </w:rPr>
        <w:instrText xml:space="preserve"> ADDIN ZOTERO_ITEM CSL_CITATION {"citationID":"P1kwlwZg","properties":{"formattedCitation":"(Shi et al., 2015)","plainCitation":"(Shi et al., 2015)","noteIndex":0},"citationItems":[{"id":8,"uris":["http://zotero.org/users/local/tMexI1tO/items/WQILLIDI"],"uri":["http://zotero.org/users/local/tMexI1tO/items/WQILLIDI"],"itemData":{"id":8,"type":"article-journal","abstract":"The goal of precipitation nowcasting is to predict the future rainfall intensity in a local region over a relatively short period of time. Very few previous studies have examined this crucial and challenging weather forecasting problem from the machine learning perspective. In this paper, we formulate precipitation nowcasting as a spatiotemporal sequence forecasting problem in which both the input and the prediction target are spatiotemporal sequences. By extending the fully connected LSTM (FC-LSTM) to have convolutional structures in both the input-to-state and state-to-state transitions, we propose the convolutional LSTM (ConvLSTM) and use it to build an end-to-end trainable model for the precipitation nowcasting problem. Experiments show that our ConvLSTM network captures spatiotemporal correlations better and consistently outperforms FC-LSTM and the state-of-the-art operational ROVER algorithm for precipitation nowcasting.","container-title":"arXiv:1506.04214 [cs]","note":"arXiv: 1506.04214","source":"arXiv.org","title":"Convolutional LSTM Network: A Machine Learning Approach for Precipitation Nowcasting","title-short":"Convolutional LSTM Network","URL":"http://arxiv.org/abs/1506.04214","author":[{"family":"Shi","given":"Xingjian"},{"family":"Chen","given":"Zhourong"},{"family":"Wang","given":"Hao"},{"family":"Yeung","given":"Dit-Yan"},{"family":"Wong","given":"Wai-kin"},{"family":"Woo","given":"Wang-chun"}],"accessed":{"date-parts":[["2020",10,24]]},"issued":{"date-parts":[["2015",9,19]]}}}],"schema":"https://github.com/citation-style-language/schema/raw/master/csl-citation.json"} </w:instrText>
      </w:r>
      <w:r w:rsidR="00C84288" w:rsidRPr="00300151">
        <w:rPr>
          <w:rFonts w:eastAsia="SimSun"/>
          <w:shd w:val="clear" w:color="auto" w:fill="FFFFFF"/>
          <w:lang w:eastAsia="zh-CN"/>
        </w:rPr>
        <w:fldChar w:fldCharType="separate"/>
      </w:r>
      <w:r w:rsidR="00C84288" w:rsidRPr="00300151">
        <w:rPr>
          <w:rFonts w:eastAsia="SimSun"/>
          <w:shd w:val="clear" w:color="auto" w:fill="FFFFFF"/>
          <w:lang w:eastAsia="zh-CN"/>
        </w:rPr>
        <w:t>(Shi et al., 2015)</w:t>
      </w:r>
      <w:r w:rsidR="00C84288" w:rsidRPr="00300151">
        <w:rPr>
          <w:rFonts w:eastAsia="SimSun"/>
          <w:shd w:val="clear" w:color="auto" w:fill="FFFFFF"/>
          <w:lang w:eastAsia="zh-CN"/>
        </w:rPr>
        <w:fldChar w:fldCharType="end"/>
      </w:r>
      <w:r w:rsidR="00C84288" w:rsidRPr="00300151">
        <w:rPr>
          <w:rFonts w:eastAsia="SimSun"/>
          <w:shd w:val="clear" w:color="auto" w:fill="FFFFFF"/>
          <w:lang w:eastAsia="zh-CN"/>
        </w:rPr>
        <w:t xml:space="preserve">. </w:t>
      </w:r>
      <w:r w:rsidRPr="00300151">
        <w:rPr>
          <w:rFonts w:eastAsia="SimSun"/>
          <w:shd w:val="clear" w:color="auto" w:fill="FFFFFF"/>
          <w:lang w:eastAsia="zh-CN"/>
        </w:rPr>
        <w:t>T</w:t>
      </w:r>
      <w:r w:rsidR="00C84288" w:rsidRPr="00300151">
        <w:rPr>
          <w:rFonts w:eastAsia="SimSun"/>
          <w:shd w:val="clear" w:color="auto" w:fill="FFFFFF"/>
          <w:lang w:eastAsia="zh-CN"/>
        </w:rPr>
        <w:t xml:space="preserve">he </w:t>
      </w:r>
      <w:r w:rsidR="00C84288" w:rsidRPr="00300151">
        <w:rPr>
          <w:rFonts w:eastAsia="SimSun"/>
          <w:shd w:val="clear" w:color="auto" w:fill="FFFFFF"/>
          <w:lang w:eastAsia="zh-CN"/>
        </w:rPr>
        <w:lastRenderedPageBreak/>
        <w:t>computing of input</w:t>
      </w:r>
      <w:r w:rsidR="009C4F71">
        <w:rPr>
          <w:rFonts w:eastAsia="SimSun"/>
          <w:shd w:val="clear" w:color="auto" w:fill="FFFFFF"/>
          <w:lang w:eastAsia="zh-CN"/>
        </w:rPr>
        <w:t>s</w:t>
      </w:r>
      <w:r w:rsidR="00C84288" w:rsidRPr="00300151">
        <w:rPr>
          <w:rFonts w:eastAsia="SimSun"/>
          <w:shd w:val="clear" w:color="auto" w:fill="FFFFFF"/>
          <w:lang w:eastAsia="zh-CN"/>
        </w:rPr>
        <w:t>, output</w:t>
      </w:r>
      <w:r w:rsidR="009C4F71">
        <w:rPr>
          <w:rFonts w:eastAsia="SimSun"/>
          <w:shd w:val="clear" w:color="auto" w:fill="FFFFFF"/>
          <w:lang w:eastAsia="zh-CN"/>
        </w:rPr>
        <w:t>s</w:t>
      </w:r>
      <w:r w:rsidR="00C84288" w:rsidRPr="00300151">
        <w:rPr>
          <w:rFonts w:eastAsia="SimSun"/>
          <w:shd w:val="clear" w:color="auto" w:fill="FFFFFF"/>
          <w:lang w:eastAsia="zh-CN"/>
        </w:rPr>
        <w:t xml:space="preserve">, and inner gates is transformed </w:t>
      </w:r>
      <w:r w:rsidRPr="00300151">
        <w:rPr>
          <w:rFonts w:eastAsia="SimSun"/>
          <w:shd w:val="clear" w:color="auto" w:fill="FFFFFF"/>
          <w:lang w:eastAsia="zh-CN"/>
        </w:rPr>
        <w:t xml:space="preserve">from </w:t>
      </w:r>
      <w:r w:rsidR="009C4F71">
        <w:rPr>
          <w:rFonts w:eastAsia="SimSun"/>
          <w:shd w:val="clear" w:color="auto" w:fill="FFFFFF"/>
          <w:lang w:eastAsia="zh-CN"/>
        </w:rPr>
        <w:t>previous</w:t>
      </w:r>
      <w:r w:rsidRPr="00300151">
        <w:rPr>
          <w:rFonts w:eastAsia="SimSun"/>
          <w:shd w:val="clear" w:color="auto" w:fill="FFFFFF"/>
          <w:lang w:eastAsia="zh-CN"/>
        </w:rPr>
        <w:t xml:space="preserve"> simple operation </w:t>
      </w:r>
      <w:r w:rsidR="00C84288" w:rsidRPr="00300151">
        <w:rPr>
          <w:rFonts w:eastAsia="SimSun"/>
          <w:shd w:val="clear" w:color="auto" w:fill="FFFFFF"/>
          <w:lang w:eastAsia="zh-CN"/>
        </w:rPr>
        <w:t>into convolution operation, and matrix</w:t>
      </w:r>
      <w:r w:rsidR="009C4F71">
        <w:rPr>
          <w:rFonts w:eastAsia="SimSun"/>
          <w:shd w:val="clear" w:color="auto" w:fill="FFFFFF"/>
          <w:lang w:eastAsia="zh-CN"/>
        </w:rPr>
        <w:t>es</w:t>
      </w:r>
      <w:r w:rsidR="00C84288" w:rsidRPr="00300151">
        <w:rPr>
          <w:rFonts w:eastAsia="SimSun"/>
          <w:shd w:val="clear" w:color="auto" w:fill="FFFFFF"/>
          <w:lang w:eastAsia="zh-CN"/>
        </w:rPr>
        <w:t xml:space="preserve"> </w:t>
      </w:r>
      <w:r w:rsidR="009C4F71">
        <w:rPr>
          <w:rFonts w:eastAsia="SimSun"/>
          <w:shd w:val="clear" w:color="auto" w:fill="FFFFFF"/>
          <w:lang w:eastAsia="zh-CN"/>
        </w:rPr>
        <w:t>with</w:t>
      </w:r>
      <w:r w:rsidRPr="00300151">
        <w:rPr>
          <w:rFonts w:eastAsia="SimSun"/>
          <w:shd w:val="clear" w:color="auto" w:fill="FFFFFF"/>
          <w:lang w:eastAsia="zh-CN"/>
        </w:rPr>
        <w:t xml:space="preserve"> spatial information rather than single value </w:t>
      </w:r>
      <w:r w:rsidR="00C84288" w:rsidRPr="00300151">
        <w:rPr>
          <w:rFonts w:eastAsia="SimSun"/>
          <w:shd w:val="clear" w:color="auto" w:fill="FFFFFF"/>
          <w:lang w:eastAsia="zh-CN"/>
        </w:rPr>
        <w:t xml:space="preserve">is passed through the cell (Fig. </w:t>
      </w:r>
      <w:r w:rsidR="00567702" w:rsidRPr="00D61863">
        <w:rPr>
          <w:rFonts w:eastAsia="SimSun"/>
          <w:shd w:val="clear" w:color="auto" w:fill="FFFFFF"/>
          <w:lang w:eastAsia="zh-CN"/>
        </w:rPr>
        <w:t>3</w:t>
      </w:r>
      <w:r w:rsidR="00C84288" w:rsidRPr="00300151">
        <w:rPr>
          <w:rFonts w:eastAsia="SimSun"/>
          <w:shd w:val="clear" w:color="auto" w:fill="FFFFFF"/>
          <w:lang w:eastAsia="zh-CN"/>
        </w:rPr>
        <w:t xml:space="preserve">b). Transmitting output matrix from one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cell as the input of the next cell, a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network (Fig. </w:t>
      </w:r>
      <w:r w:rsidR="00567702" w:rsidRPr="00D61863">
        <w:rPr>
          <w:rFonts w:eastAsia="SimSun"/>
          <w:shd w:val="clear" w:color="auto" w:fill="FFFFFF"/>
          <w:lang w:eastAsia="zh-CN"/>
        </w:rPr>
        <w:t>3</w:t>
      </w:r>
      <w:r w:rsidR="00C84288" w:rsidRPr="00300151">
        <w:rPr>
          <w:rFonts w:eastAsia="SimSun"/>
          <w:shd w:val="clear" w:color="auto" w:fill="FFFFFF"/>
          <w:lang w:eastAsia="zh-CN"/>
        </w:rPr>
        <w:t>c) that ha</w:t>
      </w:r>
      <w:r w:rsidR="00614DE7">
        <w:rPr>
          <w:rFonts w:eastAsia="SimSun"/>
          <w:shd w:val="clear" w:color="auto" w:fill="FFFFFF"/>
          <w:lang w:eastAsia="zh-CN"/>
        </w:rPr>
        <w:t>s</w:t>
      </w:r>
      <w:r w:rsidR="00C84288" w:rsidRPr="00300151">
        <w:rPr>
          <w:rFonts w:eastAsia="SimSun"/>
          <w:shd w:val="clear" w:color="auto" w:fill="FFFFFF"/>
          <w:lang w:eastAsia="zh-CN"/>
        </w:rPr>
        <w:t xml:space="preserve"> similar structure with LSTM could extract both spatial and temporal information from a consecutive sequence of images, namely videos.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networks (Fig. </w:t>
      </w:r>
      <w:r w:rsidR="00567702" w:rsidRPr="00D61863">
        <w:rPr>
          <w:rFonts w:eastAsia="SimSun"/>
          <w:shd w:val="clear" w:color="auto" w:fill="FFFFFF"/>
          <w:lang w:eastAsia="zh-CN"/>
        </w:rPr>
        <w:t>3</w:t>
      </w:r>
      <w:r w:rsidR="00C84288" w:rsidRPr="00300151">
        <w:rPr>
          <w:rFonts w:eastAsia="SimSun"/>
          <w:shd w:val="clear" w:color="auto" w:fill="FFFFFF"/>
          <w:lang w:eastAsia="zh-CN"/>
        </w:rPr>
        <w:t xml:space="preserve">c) can also have multiple layers. The outputs of one layer of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network </w:t>
      </w:r>
      <w:r w:rsidR="009C4F71">
        <w:rPr>
          <w:rFonts w:eastAsia="SimSun"/>
          <w:shd w:val="clear" w:color="auto" w:fill="FFFFFF"/>
          <w:lang w:eastAsia="zh-CN"/>
        </w:rPr>
        <w:t xml:space="preserve">are </w:t>
      </w:r>
      <w:r w:rsidR="00C84288" w:rsidRPr="00300151">
        <w:rPr>
          <w:rFonts w:eastAsia="SimSun"/>
          <w:shd w:val="clear" w:color="auto" w:fill="FFFFFF"/>
          <w:lang w:eastAsia="zh-CN"/>
        </w:rPr>
        <w:t>fed as the input</w:t>
      </w:r>
      <w:r w:rsidR="009C4F71">
        <w:rPr>
          <w:rFonts w:eastAsia="SimSun"/>
          <w:shd w:val="clear" w:color="auto" w:fill="FFFFFF"/>
          <w:lang w:eastAsia="zh-CN"/>
        </w:rPr>
        <w:t>s</w:t>
      </w:r>
      <w:r w:rsidR="00C84288" w:rsidRPr="00300151">
        <w:rPr>
          <w:rFonts w:eastAsia="SimSun"/>
          <w:shd w:val="clear" w:color="auto" w:fill="FFFFFF"/>
          <w:lang w:eastAsia="zh-CN"/>
        </w:rPr>
        <w:t xml:space="preserve"> of another layer of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where the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cell would future extract more abstract and regular features of the video. Shi et al., 2015 used two layers of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on radar images of good quality. Considering the quality of dataset</w:t>
      </w:r>
      <w:r w:rsidR="00E368B3" w:rsidRPr="00300151">
        <w:rPr>
          <w:rFonts w:eastAsia="SimSun"/>
          <w:shd w:val="clear" w:color="auto" w:fill="FFFFFF"/>
          <w:lang w:eastAsia="zh-CN"/>
        </w:rPr>
        <w:t xml:space="preserve"> in this study is not as good as</w:t>
      </w:r>
      <w:r w:rsidR="00C84288" w:rsidRPr="00300151">
        <w:rPr>
          <w:rFonts w:eastAsia="SimSun"/>
          <w:shd w:val="clear" w:color="auto" w:fill="FFFFFF"/>
          <w:lang w:eastAsia="zh-CN"/>
        </w:rPr>
        <w:t xml:space="preserve">, this study adopted three layers of </w:t>
      </w:r>
      <w:proofErr w:type="spellStart"/>
      <w:r w:rsidR="00C84288" w:rsidRPr="00300151">
        <w:rPr>
          <w:rFonts w:eastAsia="SimSun"/>
          <w:shd w:val="clear" w:color="auto" w:fill="FFFFFF"/>
          <w:lang w:eastAsia="zh-CN"/>
        </w:rPr>
        <w:t>ConvLSTM</w:t>
      </w:r>
      <w:proofErr w:type="spellEnd"/>
      <w:r w:rsidR="00C84288" w:rsidRPr="00300151">
        <w:rPr>
          <w:rFonts w:eastAsia="SimSun"/>
          <w:shd w:val="clear" w:color="auto" w:fill="FFFFFF"/>
          <w:lang w:eastAsia="zh-CN"/>
        </w:rPr>
        <w:t xml:space="preserve"> based on the codes in </w:t>
      </w:r>
      <w:hyperlink r:id="rId14" w:history="1">
        <w:r w:rsidR="00C84288" w:rsidRPr="00300151">
          <w:rPr>
            <w:rStyle w:val="Hyperlink"/>
            <w:rFonts w:eastAsia="SimSun"/>
            <w:color w:val="auto"/>
            <w:shd w:val="clear" w:color="auto" w:fill="FFFFFF"/>
            <w:lang w:eastAsia="zh-CN"/>
          </w:rPr>
          <w:t>https://github.com/jhhuang96/ConvLSTM-PyTorch</w:t>
        </w:r>
      </w:hyperlink>
      <w:r w:rsidR="00C84288" w:rsidRPr="00300151">
        <w:rPr>
          <w:rFonts w:eastAsia="SimSun"/>
          <w:shd w:val="clear" w:color="auto" w:fill="FFFFFF"/>
          <w:lang w:eastAsia="zh-CN"/>
        </w:rPr>
        <w:t>.</w:t>
      </w:r>
    </w:p>
    <w:p w14:paraId="7FC3F1AF" w14:textId="39748F31" w:rsidR="00567702" w:rsidRPr="00300151" w:rsidRDefault="001103B9" w:rsidP="00300151">
      <w:pPr>
        <w:pStyle w:val="Heading3"/>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2.4</w:t>
      </w:r>
      <w:r w:rsidR="00910DDC" w:rsidRPr="00300151">
        <w:rPr>
          <w:rFonts w:ascii="Times New Roman" w:hAnsi="Times New Roman" w:hint="default"/>
          <w:shd w:val="clear" w:color="auto" w:fill="FFFFFF"/>
        </w:rPr>
        <w:t xml:space="preserve"> </w:t>
      </w:r>
      <w:r w:rsidR="00C84288" w:rsidRPr="00300151">
        <w:rPr>
          <w:rFonts w:ascii="Times New Roman" w:hAnsi="Times New Roman" w:hint="default"/>
          <w:shd w:val="clear" w:color="auto" w:fill="FFFFFF"/>
        </w:rPr>
        <w:t xml:space="preserve">Encoder-Decoder </w:t>
      </w:r>
      <w:r w:rsidR="00E368B3" w:rsidRPr="00300151">
        <w:rPr>
          <w:rFonts w:ascii="Times New Roman" w:hAnsi="Times New Roman" w:hint="default"/>
          <w:shd w:val="clear" w:color="auto" w:fill="FFFFFF"/>
        </w:rPr>
        <w:t>s</w:t>
      </w:r>
      <w:r w:rsidR="00C84288" w:rsidRPr="00300151">
        <w:rPr>
          <w:rFonts w:ascii="Times New Roman" w:hAnsi="Times New Roman" w:hint="default"/>
          <w:shd w:val="clear" w:color="auto" w:fill="FFFFFF"/>
        </w:rPr>
        <w:t>tructure</w:t>
      </w:r>
    </w:p>
    <w:p w14:paraId="107F8509" w14:textId="05F77356" w:rsidR="00ED652B" w:rsidRPr="00D61863" w:rsidRDefault="00E368B3" w:rsidP="00300151">
      <w:pPr>
        <w:pStyle w:val="NormalWeb"/>
        <w:shd w:val="clear" w:color="auto" w:fill="FFFFFF"/>
        <w:spacing w:beforeAutospacing="0" w:afterLines="50" w:after="156" w:afterAutospacing="0"/>
        <w:jc w:val="both"/>
        <w:rPr>
          <w:rFonts w:eastAsia="Segoe UI Emoji"/>
          <w:shd w:val="clear" w:color="auto" w:fill="FFFFFF"/>
        </w:rPr>
      </w:pPr>
      <w:r w:rsidRPr="00300151">
        <w:rPr>
          <w:rFonts w:eastAsia="Segoe UI Emoji"/>
          <w:shd w:val="clear" w:color="auto" w:fill="FFFFFF"/>
        </w:rPr>
        <w:t xml:space="preserve">In Shi et al., 2015, Encoder-Decoder structure was adopted for the whole neural networks. </w:t>
      </w:r>
      <w:r w:rsidR="00567702" w:rsidRPr="00D61863">
        <w:rPr>
          <w:rFonts w:eastAsia="Segoe UI Emoji"/>
          <w:shd w:val="clear" w:color="auto" w:fill="FFFFFF"/>
        </w:rPr>
        <w:t xml:space="preserve">While RNN, LSTM and GRU have the same amount of output as input (Fig. 2), Encoder-Decoder structure can have different numbers of input and output. </w:t>
      </w:r>
      <w:r w:rsidR="00C84288" w:rsidRPr="00300151">
        <w:rPr>
          <w:rFonts w:eastAsia="Segoe UI Emoji"/>
          <w:shd w:val="clear" w:color="auto" w:fill="FFFFFF"/>
        </w:rPr>
        <w:t xml:space="preserve">The encoder is the first half part of the entire neural network that compressed the input into a fixed length vector. Then the fixed length vector is fed as input to the decoder, </w:t>
      </w:r>
      <w:r w:rsidR="00F35E51">
        <w:rPr>
          <w:rFonts w:eastAsia="Segoe UI Emoji"/>
          <w:shd w:val="clear" w:color="auto" w:fill="FFFFFF"/>
        </w:rPr>
        <w:t xml:space="preserve">i.e., </w:t>
      </w:r>
      <w:r w:rsidR="00C84288" w:rsidRPr="00300151">
        <w:rPr>
          <w:rFonts w:eastAsia="Segoe UI Emoji"/>
          <w:shd w:val="clear" w:color="auto" w:fill="FFFFFF"/>
        </w:rPr>
        <w:t xml:space="preserve">the </w:t>
      </w:r>
      <w:r w:rsidR="00F35E51">
        <w:rPr>
          <w:rFonts w:eastAsia="Segoe UI Emoji"/>
          <w:shd w:val="clear" w:color="auto" w:fill="FFFFFF"/>
        </w:rPr>
        <w:t xml:space="preserve">other half </w:t>
      </w:r>
      <w:r w:rsidR="00C84288" w:rsidRPr="00300151">
        <w:rPr>
          <w:rFonts w:eastAsia="Segoe UI Emoji"/>
          <w:shd w:val="clear" w:color="auto" w:fill="FFFFFF"/>
        </w:rPr>
        <w:t>of the neural network. In this way encoder and decoder are not tightly interconnected and can have different customized inner structure</w:t>
      </w:r>
      <w:r w:rsidR="00567702" w:rsidRPr="00D61863">
        <w:rPr>
          <w:rFonts w:eastAsia="Segoe UI Emoji"/>
          <w:shd w:val="clear" w:color="auto" w:fill="FFFFFF"/>
        </w:rPr>
        <w:t xml:space="preserve">. </w:t>
      </w:r>
      <w:r w:rsidR="00F35E51">
        <w:rPr>
          <w:rFonts w:eastAsia="Segoe UI Emoji"/>
          <w:shd w:val="clear" w:color="auto" w:fill="FFFFFF"/>
        </w:rPr>
        <w:t>T</w:t>
      </w:r>
      <w:r w:rsidR="00C84288" w:rsidRPr="00300151">
        <w:rPr>
          <w:rFonts w:eastAsia="Segoe UI Emoji"/>
          <w:shd w:val="clear" w:color="auto" w:fill="FFFFFF"/>
        </w:rPr>
        <w:t xml:space="preserve">he input and output could have different lengths. </w:t>
      </w:r>
      <w:r w:rsidR="00F2269B" w:rsidRPr="00D61863">
        <w:rPr>
          <w:rFonts w:eastAsia="Segoe UI Emoji"/>
          <w:shd w:val="clear" w:color="auto" w:fill="FFFFFF"/>
        </w:rPr>
        <w:t xml:space="preserve">Classic Encoder-Decoder structure is widely used in text translation to solve this problem </w:t>
      </w:r>
      <w:r w:rsidR="00F2269B" w:rsidRPr="00D61863">
        <w:rPr>
          <w:rFonts w:eastAsia="Segoe UI Emoji"/>
          <w:shd w:val="clear" w:color="auto" w:fill="FFFFFF"/>
        </w:rPr>
        <w:fldChar w:fldCharType="begin"/>
      </w:r>
      <w:r w:rsidR="00F2269B" w:rsidRPr="00D61863">
        <w:rPr>
          <w:rFonts w:eastAsia="Segoe UI Emoji"/>
          <w:shd w:val="clear" w:color="auto" w:fill="FFFFFF"/>
        </w:rPr>
        <w:instrText xml:space="preserve"> ADDIN ZOTERO_ITEM CSL_CITATION {"citationID":"1FA0oAoM","properties":{"formattedCitation":"(Cho et al., 2014)","plainCitation":"(Cho et al., 2014)","noteIndex":0},"citationItems":[{"id":225,"uris":["http://zotero.org/users/local/tMexI1tO/items/E7RFQE5D"],"uri":["http://zotero.org/users/local/tMexI1tO/items/E7RFQE5D"],"itemData":{"id":225,"type":"article-journal","abstract":"In this paper, we propose a novel neural network model called RNN Encoder-Decoder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phrases.","container-title":"arXiv:1406.1078 [cs, stat]","note":"arXiv: 1406.1078","source":"arXiv.org","title":"Learning Phrase Representations using RNN Encoder-Decoder for Statistical Machine Translation","URL":"http://arxiv.org/abs/1406.1078","author":[{"family":"Cho","given":"Kyunghyun"},{"family":"Merrienboer","given":"Bart","non-dropping-particle":"van"},{"family":"Gulcehre","given":"Caglar"},{"family":"Bahdanau","given":"Dzmitry"},{"family":"Bougares","given":"Fethi"},{"family":"Schwenk","given":"Holger"},{"family":"Bengio","given":"Yoshua"}],"accessed":{"date-parts":[["2020",11,22]]},"issued":{"date-parts":[["2014",9,2]]}}}],"schema":"https://github.com/citation-style-language/schema/raw/master/csl-citation.json"} </w:instrText>
      </w:r>
      <w:r w:rsidR="00F2269B" w:rsidRPr="00D61863">
        <w:rPr>
          <w:rFonts w:eastAsia="Segoe UI Emoji"/>
          <w:shd w:val="clear" w:color="auto" w:fill="FFFFFF"/>
        </w:rPr>
        <w:fldChar w:fldCharType="separate"/>
      </w:r>
      <w:r w:rsidR="00F2269B" w:rsidRPr="00D61863">
        <w:rPr>
          <w:rFonts w:eastAsia="Segoe UI Emoji"/>
          <w:shd w:val="clear" w:color="auto" w:fill="FFFFFF"/>
        </w:rPr>
        <w:t>(Cho et al., 2014)</w:t>
      </w:r>
      <w:r w:rsidR="00F2269B" w:rsidRPr="00D61863">
        <w:rPr>
          <w:rFonts w:eastAsia="Segoe UI Emoji"/>
          <w:shd w:val="clear" w:color="auto" w:fill="FFFFFF"/>
        </w:rPr>
        <w:fldChar w:fldCharType="end"/>
      </w:r>
      <w:r w:rsidR="00F2269B" w:rsidRPr="00D61863">
        <w:rPr>
          <w:rFonts w:eastAsia="Segoe UI Emoji"/>
          <w:shd w:val="clear" w:color="auto" w:fill="FFFFFF"/>
        </w:rPr>
        <w:t xml:space="preserve">. </w:t>
      </w:r>
      <w:r w:rsidR="00567702" w:rsidRPr="00D61863">
        <w:rPr>
          <w:rFonts w:eastAsia="Segoe UI Emoji"/>
          <w:shd w:val="clear" w:color="auto" w:fill="FFFFFF"/>
        </w:rPr>
        <w:t xml:space="preserve">For example, </w:t>
      </w:r>
      <w:r w:rsidR="00F35E51">
        <w:rPr>
          <w:rFonts w:eastAsia="Segoe UI Emoji"/>
          <w:shd w:val="clear" w:color="auto" w:fill="FFFFFF"/>
        </w:rPr>
        <w:t>an E</w:t>
      </w:r>
      <w:r w:rsidR="00567702" w:rsidRPr="00D61863">
        <w:rPr>
          <w:rFonts w:eastAsia="Segoe UI Emoji"/>
          <w:shd w:val="clear" w:color="auto" w:fill="FFFFFF"/>
        </w:rPr>
        <w:t>nglish sentence could have</w:t>
      </w:r>
      <w:r w:rsidR="00F2269B" w:rsidRPr="00D61863">
        <w:rPr>
          <w:rFonts w:eastAsia="Segoe UI Emoji"/>
          <w:shd w:val="clear" w:color="auto" w:fill="FFFFFF"/>
        </w:rPr>
        <w:t xml:space="preserve"> different numbers of words compared to </w:t>
      </w:r>
      <w:r w:rsidR="00F35E51">
        <w:rPr>
          <w:rFonts w:eastAsia="Segoe UI Emoji"/>
          <w:shd w:val="clear" w:color="auto" w:fill="FFFFFF"/>
        </w:rPr>
        <w:t xml:space="preserve">the </w:t>
      </w:r>
      <w:r w:rsidR="00F2269B" w:rsidRPr="00D61863">
        <w:rPr>
          <w:rFonts w:eastAsia="Segoe UI Emoji"/>
          <w:shd w:val="clear" w:color="auto" w:fill="FFFFFF"/>
        </w:rPr>
        <w:t xml:space="preserve">Chinese sentence with the same meaning. </w:t>
      </w:r>
      <w:r w:rsidR="00F35E51">
        <w:rPr>
          <w:rFonts w:eastAsia="Segoe UI Emoji"/>
          <w:shd w:val="clear" w:color="auto" w:fill="FFFFFF"/>
        </w:rPr>
        <w:t>T</w:t>
      </w:r>
      <w:r w:rsidR="00F2269B" w:rsidRPr="00D61863">
        <w:rPr>
          <w:rFonts w:eastAsia="Segoe UI Emoji"/>
          <w:shd w:val="clear" w:color="auto" w:fill="FFFFFF"/>
        </w:rPr>
        <w:t xml:space="preserve">raditional RNN, LSTM or GRU can only </w:t>
      </w:r>
      <w:r w:rsidR="00F35E51" w:rsidRPr="00D61863">
        <w:rPr>
          <w:rFonts w:eastAsia="Segoe UI Emoji"/>
          <w:shd w:val="clear" w:color="auto" w:fill="FFFFFF"/>
        </w:rPr>
        <w:t xml:space="preserve">translate </w:t>
      </w:r>
      <w:r w:rsidR="00F35E51" w:rsidRPr="00F35E51">
        <w:rPr>
          <w:rFonts w:eastAsia="Segoe UI Emoji"/>
          <w:i/>
          <w:iCs/>
          <w:shd w:val="clear" w:color="auto" w:fill="FFFFFF"/>
        </w:rPr>
        <w:t>n</w:t>
      </w:r>
      <w:r w:rsidR="00F2269B" w:rsidRPr="00D61863">
        <w:rPr>
          <w:rFonts w:eastAsia="Segoe UI Emoji"/>
          <w:shd w:val="clear" w:color="auto" w:fill="FFFFFF"/>
        </w:rPr>
        <w:t xml:space="preserve"> words long English to </w:t>
      </w:r>
      <w:r w:rsidR="00F2269B" w:rsidRPr="00F35E51">
        <w:rPr>
          <w:rFonts w:eastAsia="Segoe UI Emoji"/>
          <w:i/>
          <w:iCs/>
          <w:shd w:val="clear" w:color="auto" w:fill="FFFFFF"/>
        </w:rPr>
        <w:t>n</w:t>
      </w:r>
      <w:r w:rsidR="00F2269B" w:rsidRPr="00D61863">
        <w:rPr>
          <w:rFonts w:eastAsia="Segoe UI Emoji"/>
          <w:shd w:val="clear" w:color="auto" w:fill="FFFFFF"/>
        </w:rPr>
        <w:t xml:space="preserve"> words long Chinese. With Encoder-Decoder structure, RNN, LSTM and GRU can translate </w:t>
      </w:r>
      <w:r w:rsidR="00F2269B" w:rsidRPr="00F35E51">
        <w:rPr>
          <w:rFonts w:eastAsia="Segoe UI Emoji"/>
          <w:i/>
          <w:iCs/>
          <w:shd w:val="clear" w:color="auto" w:fill="FFFFFF"/>
        </w:rPr>
        <w:t>n</w:t>
      </w:r>
      <w:r w:rsidR="00F2269B" w:rsidRPr="00D61863">
        <w:rPr>
          <w:rFonts w:eastAsia="Segoe UI Emoji"/>
          <w:shd w:val="clear" w:color="auto" w:fill="FFFFFF"/>
        </w:rPr>
        <w:t xml:space="preserve"> words long English to </w:t>
      </w:r>
      <w:proofErr w:type="spellStart"/>
      <w:r w:rsidR="00F2269B" w:rsidRPr="00F35E51">
        <w:rPr>
          <w:rFonts w:eastAsia="Segoe UI Emoji"/>
          <w:i/>
          <w:iCs/>
          <w:shd w:val="clear" w:color="auto" w:fill="FFFFFF"/>
        </w:rPr>
        <w:t>m</w:t>
      </w:r>
      <w:proofErr w:type="spellEnd"/>
      <w:r w:rsidR="00F2269B" w:rsidRPr="00D61863">
        <w:rPr>
          <w:rFonts w:eastAsia="Segoe UI Emoji"/>
          <w:shd w:val="clear" w:color="auto" w:fill="FFFFFF"/>
        </w:rPr>
        <w:t xml:space="preserve"> words long Chinese</w:t>
      </w:r>
      <w:r w:rsidR="00ED652B" w:rsidRPr="00D61863">
        <w:rPr>
          <w:rFonts w:eastAsia="Segoe UI Emoji"/>
          <w:shd w:val="clear" w:color="auto" w:fill="FFFFFF"/>
        </w:rPr>
        <w:t>.</w:t>
      </w:r>
    </w:p>
    <w:p w14:paraId="187E2E3B" w14:textId="3F29088F" w:rsidR="00F93EC3" w:rsidRPr="00AE1AF7" w:rsidRDefault="00C84288" w:rsidP="00AE1AF7">
      <w:pPr>
        <w:pStyle w:val="NormalWeb"/>
        <w:shd w:val="clear" w:color="auto" w:fill="FFFFFF"/>
        <w:spacing w:beforeAutospacing="0" w:afterLines="50" w:after="156" w:afterAutospacing="0"/>
        <w:jc w:val="both"/>
        <w:rPr>
          <w:rFonts w:eastAsia="Segoe UI Emoji"/>
          <w:shd w:val="clear" w:color="auto" w:fill="FFFFFF"/>
        </w:rPr>
      </w:pPr>
      <w:r w:rsidRPr="00300151">
        <w:rPr>
          <w:rFonts w:eastAsia="Segoe UI Emoji"/>
          <w:shd w:val="clear" w:color="auto" w:fill="FFFFFF"/>
        </w:rPr>
        <w:t xml:space="preserve">In this </w:t>
      </w:r>
      <w:r w:rsidR="00F35E51">
        <w:rPr>
          <w:rFonts w:eastAsia="Segoe UI Emoji"/>
          <w:shd w:val="clear" w:color="auto" w:fill="FFFFFF"/>
        </w:rPr>
        <w:t>paper</w:t>
      </w:r>
      <w:r w:rsidRPr="00300151">
        <w:rPr>
          <w:rFonts w:eastAsia="Segoe UI Emoji"/>
          <w:shd w:val="clear" w:color="auto" w:fill="FFFFFF"/>
        </w:rPr>
        <w:t xml:space="preserve">, </w:t>
      </w:r>
      <w:proofErr w:type="spellStart"/>
      <w:r w:rsidRPr="00300151">
        <w:rPr>
          <w:rFonts w:eastAsia="Segoe UI Emoji"/>
          <w:shd w:val="clear" w:color="auto" w:fill="FFFFFF"/>
        </w:rPr>
        <w:t>ConvLSTM</w:t>
      </w:r>
      <w:proofErr w:type="spellEnd"/>
      <w:r w:rsidRPr="00300151">
        <w:rPr>
          <w:rFonts w:eastAsia="Segoe UI Emoji"/>
          <w:shd w:val="clear" w:color="auto" w:fill="FFFFFF"/>
        </w:rPr>
        <w:t xml:space="preserve"> </w:t>
      </w:r>
      <w:r w:rsidR="00F35E51">
        <w:rPr>
          <w:rFonts w:eastAsia="Segoe UI Emoji"/>
          <w:shd w:val="clear" w:color="auto" w:fill="FFFFFF"/>
        </w:rPr>
        <w:t xml:space="preserve">and </w:t>
      </w:r>
      <w:proofErr w:type="spellStart"/>
      <w:r w:rsidR="00F35E51">
        <w:rPr>
          <w:rFonts w:eastAsia="Segoe UI Emoji"/>
          <w:shd w:val="clear" w:color="auto" w:fill="FFFFFF"/>
        </w:rPr>
        <w:t>ConvGRU</w:t>
      </w:r>
      <w:proofErr w:type="spellEnd"/>
      <w:r w:rsidR="00F35E51">
        <w:rPr>
          <w:rFonts w:eastAsia="Segoe UI Emoji"/>
          <w:shd w:val="clear" w:color="auto" w:fill="FFFFFF"/>
        </w:rPr>
        <w:t xml:space="preserve"> </w:t>
      </w:r>
      <w:r w:rsidRPr="00300151">
        <w:rPr>
          <w:rFonts w:eastAsia="Segoe UI Emoji"/>
          <w:shd w:val="clear" w:color="auto" w:fill="FFFFFF"/>
        </w:rPr>
        <w:t>also have encoder-decoder structure</w:t>
      </w:r>
      <w:r w:rsidR="00F35E51">
        <w:rPr>
          <w:rFonts w:eastAsia="Segoe UI Emoji"/>
          <w:shd w:val="clear" w:color="auto" w:fill="FFFFFF"/>
        </w:rPr>
        <w:t>s</w:t>
      </w:r>
      <w:r w:rsidRPr="00300151">
        <w:rPr>
          <w:rFonts w:eastAsia="Segoe UI Emoji"/>
          <w:shd w:val="clear" w:color="auto" w:fill="FFFFFF"/>
        </w:rPr>
        <w:t xml:space="preserve">. Both encoder and decoder have three layers of </w:t>
      </w:r>
      <w:proofErr w:type="spellStart"/>
      <w:r w:rsidRPr="00300151">
        <w:rPr>
          <w:rFonts w:eastAsia="Segoe UI Emoji"/>
          <w:shd w:val="clear" w:color="auto" w:fill="FFFFFF"/>
        </w:rPr>
        <w:t>ConvLSTM</w:t>
      </w:r>
      <w:proofErr w:type="spellEnd"/>
      <w:r w:rsidRPr="00300151">
        <w:rPr>
          <w:rFonts w:eastAsia="Segoe UI Emoji"/>
          <w:shd w:val="clear" w:color="auto" w:fill="FFFFFF"/>
        </w:rPr>
        <w:t xml:space="preserve"> networks to learn the </w:t>
      </w:r>
      <w:r w:rsidR="00F35E51">
        <w:rPr>
          <w:rFonts w:eastAsia="Segoe UI Emoji"/>
          <w:shd w:val="clear" w:color="auto" w:fill="FFFFFF"/>
        </w:rPr>
        <w:t xml:space="preserve">movement of precipitation </w:t>
      </w:r>
      <w:r w:rsidRPr="00300151">
        <w:rPr>
          <w:rFonts w:eastAsia="Segoe UI Emoji"/>
          <w:shd w:val="clear" w:color="auto" w:fill="FFFFFF"/>
        </w:rPr>
        <w:t xml:space="preserve">efficiently. Using Encoder-Decoder structure, we can use random numbers of input frames to predict random numbers of output frames. For example, Shi et al., 2015 use </w:t>
      </w:r>
      <w:r w:rsidR="001B040D" w:rsidRPr="00D61863">
        <w:rPr>
          <w:rFonts w:eastAsia="Segoe UI Emoji"/>
          <w:shd w:val="clear" w:color="auto" w:fill="FFFFFF"/>
        </w:rPr>
        <w:t>five</w:t>
      </w:r>
      <w:r w:rsidRPr="00300151">
        <w:rPr>
          <w:rFonts w:eastAsia="Segoe UI Emoji"/>
          <w:shd w:val="clear" w:color="auto" w:fill="FFFFFF"/>
        </w:rPr>
        <w:t xml:space="preserve"> frames input to predict 20 future frames, which is very computational demanding. As shown in Fig. </w:t>
      </w:r>
      <w:r w:rsidR="001B040D" w:rsidRPr="00D61863">
        <w:rPr>
          <w:rFonts w:eastAsia="Segoe UI Emoji"/>
          <w:shd w:val="clear" w:color="auto" w:fill="FFFFFF"/>
        </w:rPr>
        <w:t>4</w:t>
      </w:r>
      <w:r w:rsidRPr="00300151">
        <w:rPr>
          <w:rFonts w:eastAsia="Segoe UI Emoji"/>
          <w:shd w:val="clear" w:color="auto" w:fill="FFFFFF"/>
        </w:rPr>
        <w:t>, at first this study omitted the last time step of the 15 timestep</w:t>
      </w:r>
      <w:r w:rsidR="00E368B3" w:rsidRPr="00300151">
        <w:rPr>
          <w:rFonts w:eastAsia="Segoe UI Emoji"/>
          <w:shd w:val="clear" w:color="auto" w:fill="FFFFFF"/>
        </w:rPr>
        <w:t>s</w:t>
      </w:r>
      <w:r w:rsidRPr="00300151">
        <w:rPr>
          <w:rFonts w:eastAsia="Segoe UI Emoji"/>
          <w:shd w:val="clear" w:color="auto" w:fill="FFFFFF"/>
        </w:rPr>
        <w:t xml:space="preserve"> in </w:t>
      </w:r>
      <w:r w:rsidR="00E368B3" w:rsidRPr="00300151">
        <w:rPr>
          <w:rFonts w:eastAsia="Segoe UI Emoji"/>
          <w:shd w:val="clear" w:color="auto" w:fill="FFFFFF"/>
        </w:rPr>
        <w:t>pre</w:t>
      </w:r>
      <w:r w:rsidRPr="00300151">
        <w:rPr>
          <w:rFonts w:eastAsia="Segoe UI Emoji"/>
          <w:shd w:val="clear" w:color="auto" w:fill="FFFFFF"/>
        </w:rPr>
        <w:t xml:space="preserve">processed radar dataset, and then use the first seven frames to forecast the later </w:t>
      </w:r>
      <w:r w:rsidR="001B040D" w:rsidRPr="00D61863">
        <w:rPr>
          <w:rFonts w:eastAsia="Segoe UI Emoji"/>
          <w:shd w:val="clear" w:color="auto" w:fill="FFFFFF"/>
        </w:rPr>
        <w:t>seven</w:t>
      </w:r>
      <w:r w:rsidRPr="00300151">
        <w:rPr>
          <w:rFonts w:eastAsia="Segoe UI Emoji"/>
          <w:shd w:val="clear" w:color="auto" w:fill="FFFFFF"/>
        </w:rPr>
        <w:t xml:space="preserve"> frames.</w:t>
      </w:r>
      <w:r w:rsidR="007019E0" w:rsidRPr="00D61863">
        <w:rPr>
          <w:rFonts w:eastAsia="Segoe UI Emoji"/>
          <w:shd w:val="clear" w:color="auto" w:fill="FFFFFF"/>
        </w:rPr>
        <w:t xml:space="preserve"> </w:t>
      </w:r>
    </w:p>
    <w:p w14:paraId="3BC03CB7" w14:textId="2955CDD0" w:rsidR="00F93EC3" w:rsidRPr="00300151" w:rsidRDefault="00C84288" w:rsidP="00300151">
      <w:pPr>
        <w:pStyle w:val="Heading2"/>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 xml:space="preserve">3. </w:t>
      </w:r>
      <w:r w:rsidR="00727503" w:rsidRPr="00D61863">
        <w:rPr>
          <w:rFonts w:ascii="Times New Roman" w:hAnsi="Times New Roman" w:hint="default"/>
          <w:shd w:val="clear" w:color="auto" w:fill="FFFFFF"/>
        </w:rPr>
        <w:t>Data</w:t>
      </w:r>
    </w:p>
    <w:p w14:paraId="58E6038F" w14:textId="77777777" w:rsidR="00F93EC3" w:rsidRPr="00300151" w:rsidRDefault="00C84288" w:rsidP="00300151">
      <w:pPr>
        <w:pStyle w:val="Heading3"/>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3.1 Moving MNIST dataset</w:t>
      </w:r>
    </w:p>
    <w:p w14:paraId="38D7EF42" w14:textId="777A3353" w:rsidR="00F93EC3" w:rsidRPr="00AE1AF7" w:rsidRDefault="00C84288" w:rsidP="00AE1AF7">
      <w:pPr>
        <w:spacing w:afterLines="50" w:after="156"/>
        <w:jc w:val="both"/>
        <w:rPr>
          <w:rFonts w:eastAsia="SimSun"/>
          <w:shd w:val="clear" w:color="auto" w:fill="FFFFFF"/>
          <w:lang w:eastAsia="zh-CN"/>
        </w:rPr>
      </w:pPr>
      <w:r w:rsidRPr="00300151">
        <w:rPr>
          <w:rFonts w:eastAsia="SimSun"/>
          <w:shd w:val="clear" w:color="auto" w:fill="FFFFFF"/>
          <w:lang w:eastAsia="zh-CN"/>
        </w:rPr>
        <w:t xml:space="preserve">MNIST dataset is a classic machine learning dataset used for image processing tasks </w:t>
      </w:r>
      <w:r w:rsidRPr="00300151">
        <w:rPr>
          <w:rFonts w:eastAsia="SimSun"/>
          <w:shd w:val="clear" w:color="auto" w:fill="FFFFFF"/>
          <w:lang w:eastAsia="zh-CN"/>
        </w:rPr>
        <w:fldChar w:fldCharType="begin"/>
      </w:r>
      <w:r w:rsidRPr="00300151">
        <w:rPr>
          <w:rFonts w:eastAsia="SimSun"/>
          <w:shd w:val="clear" w:color="auto" w:fill="FFFFFF"/>
          <w:lang w:eastAsia="zh-CN"/>
        </w:rPr>
        <w:instrText xml:space="preserve"> ADDIN ZOTERO_ITEM CSL_CITATION {"citationID":"sWn5BIi0","properties":{"formattedCitation":"(Srivastava et al., 2016)","plainCitation":"(Srivastava et al., 2016)","noteIndex":0},"citationItems":[{"id":68,"uris":["http://zotero.org/users/local/tMexI1tO/items/U3UAASA5"],"uri":["http://zotero.org/users/local/tMexI1tO/items/U3UAASA5"],"itemData":{"id":68,"type":"article-journal","abstract":"We use multilayer Long Short Term Memory (LSTM) networks to learn representations of video sequences. Our model uses an encoder LSTM to map an input sequence into a fixed length representation. This representation is decoded using single or multiple decoder LSTMs to perform different tasks, such as reconstructing the input sequence, or predicting the future sequence. We experiment with two kinds of input sequences - patches of image pixels and high-level representations (\"percepts\") of video frames extracted using a pretrained convolutional net. We explore different design choices such as whether the decoder LSTMs should condition on the generated output. We analyze the outputs of the model qualitatively to see how well the model can extrapolate the learned video representation into the future and into the past. We try to visualize and interpret the learned features. We stress test the model by running it on longer time scales and on out-of-domain data. We further evaluate the representations by finetuning them for a supervised learning problem - human action recognition on the UCF-101 and HMDB-51 datasets. We show that the representations help improve classification accuracy, especially when there are only a few training examples. Even models pretrained on unrelated datasets (300 hours of YouTube videos) can help action recognition performance.","container-title":"arXiv:1502.04681 [cs]","note":"arXiv: 1502.04681","source":"arXiv.org","title":"Unsupervised Learning of Video Representations using LSTMs","URL":"http://arxiv.org/abs/1502.04681","author":[{"family":"Srivastava","given":"Nitish"},{"family":"Mansimov","given":"Elman"},{"family":"Salakhutdinov","given":"Ruslan"}],"accessed":{"date-parts":[["2020",10,30]]},"issued":{"date-parts":[["2016",1,3]]}}}],"schema":"https://github.com/citation-style-language/schema/raw/master/csl-citation.json"} </w:instrText>
      </w:r>
      <w:r w:rsidRPr="00300151">
        <w:rPr>
          <w:rFonts w:eastAsia="SimSun"/>
          <w:shd w:val="clear" w:color="auto" w:fill="FFFFFF"/>
          <w:lang w:eastAsia="zh-CN"/>
        </w:rPr>
        <w:fldChar w:fldCharType="separate"/>
      </w:r>
      <w:r w:rsidRPr="00D61863">
        <w:rPr>
          <w:rFonts w:eastAsia="SimSun"/>
        </w:rPr>
        <w:t>(Srivastava et al., 2016)</w:t>
      </w:r>
      <w:r w:rsidRPr="00300151">
        <w:rPr>
          <w:rFonts w:eastAsia="SimSun"/>
          <w:shd w:val="clear" w:color="auto" w:fill="FFFFFF"/>
          <w:lang w:eastAsia="zh-CN"/>
        </w:rPr>
        <w:fldChar w:fldCharType="end"/>
      </w:r>
      <w:r w:rsidRPr="00300151">
        <w:rPr>
          <w:rFonts w:eastAsia="SimSun"/>
          <w:shd w:val="clear" w:color="auto" w:fill="FFFFFF"/>
          <w:lang w:eastAsia="zh-CN"/>
        </w:rPr>
        <w:t xml:space="preserve">. It contains ten handwriting digits from 0 to 9, half written by American Census Bureau employees and half by American high school students. And </w:t>
      </w:r>
      <w:r w:rsidRPr="00300151">
        <w:rPr>
          <w:rFonts w:eastAsia="SimSun"/>
          <w:shd w:val="clear" w:color="auto" w:fill="FFFFFF"/>
          <w:lang w:eastAsia="zh-CN"/>
        </w:rPr>
        <w:lastRenderedPageBreak/>
        <w:t>the test set of MNIST contains 10000 testing images of 28</w:t>
      </w:r>
      <m:oMath>
        <m:r>
          <m:rPr>
            <m:nor/>
          </m:rPr>
          <w:rPr>
            <w:rFonts w:eastAsia="SimSun"/>
            <w:shd w:val="clear" w:color="auto" w:fill="FFFFFF"/>
            <w:lang w:eastAsia="zh-CN"/>
          </w:rPr>
          <m:t>×</m:t>
        </m:r>
        <m:r>
          <w:rPr>
            <w:rFonts w:ascii="Cambria Math" w:eastAsia="SimSun" w:hAnsi="Cambria Math"/>
            <w:shd w:val="clear" w:color="auto" w:fill="FFFFFF"/>
            <w:lang w:eastAsia="zh-CN"/>
          </w:rPr>
          <m:t>28</m:t>
        </m:r>
      </m:oMath>
      <w:r w:rsidRPr="00300151">
        <w:rPr>
          <w:rFonts w:eastAsia="SimSun"/>
          <w:shd w:val="clear" w:color="auto" w:fill="FFFFFF"/>
          <w:lang w:eastAsia="zh-CN"/>
        </w:rPr>
        <w:t xml:space="preserve"> pixel. </w:t>
      </w:r>
      <w:r w:rsidR="001B040D" w:rsidRPr="00D61863">
        <w:rPr>
          <w:rFonts w:eastAsia="SimSun"/>
          <w:shd w:val="clear" w:color="auto" w:fill="FFFFFF"/>
          <w:lang w:eastAsia="zh-CN"/>
        </w:rPr>
        <w:t xml:space="preserve">Moving MNIST is a variant dataset of MNIST test dataset and designed for testing sequence prediction ability of machine learning models. </w:t>
      </w:r>
      <w:r w:rsidRPr="00300151">
        <w:rPr>
          <w:rFonts w:eastAsia="SimSun"/>
          <w:shd w:val="clear" w:color="auto" w:fill="FFFFFF"/>
          <w:lang w:eastAsia="zh-CN"/>
        </w:rPr>
        <w:t>Moving MNIST</w:t>
      </w:r>
      <w:r w:rsidR="001B040D" w:rsidRPr="00D61863">
        <w:rPr>
          <w:rFonts w:eastAsia="SimSun"/>
          <w:shd w:val="clear" w:color="auto" w:fill="FFFFFF"/>
          <w:lang w:eastAsia="zh-CN"/>
        </w:rPr>
        <w:t xml:space="preserve"> </w:t>
      </w:r>
      <w:r w:rsidRPr="00300151">
        <w:rPr>
          <w:rFonts w:eastAsia="SimSun"/>
          <w:shd w:val="clear" w:color="auto" w:fill="FFFFFF"/>
          <w:lang w:eastAsia="zh-CN"/>
        </w:rPr>
        <w:t>contains 10000 sequence of video 20 frames long videos. In each video digits are moving in a 64</w:t>
      </w:r>
      <m:oMath>
        <m:r>
          <w:rPr>
            <w:rFonts w:ascii="Cambria Math" w:eastAsia="SimSun" w:hAnsi="Cambria Math"/>
            <w:shd w:val="clear" w:color="auto" w:fill="FFFFFF"/>
            <w:lang w:eastAsia="zh-CN"/>
          </w:rPr>
          <m:t>×</m:t>
        </m:r>
      </m:oMath>
      <w:r w:rsidRPr="00300151">
        <w:rPr>
          <w:rFonts w:eastAsia="SimSun"/>
          <w:shd w:val="clear" w:color="auto" w:fill="FFFFFF"/>
          <w:lang w:eastAsia="zh-CN"/>
        </w:rPr>
        <w:t xml:space="preserve">64 frames. The digits </w:t>
      </w:r>
      <w:r w:rsidR="00D7308F">
        <w:rPr>
          <w:rFonts w:eastAsia="SimSun"/>
          <w:shd w:val="clear" w:color="auto" w:fill="FFFFFF"/>
          <w:lang w:eastAsia="zh-CN"/>
        </w:rPr>
        <w:t>are</w:t>
      </w:r>
      <w:r w:rsidRPr="00300151">
        <w:rPr>
          <w:rFonts w:eastAsia="SimSun"/>
          <w:shd w:val="clear" w:color="auto" w:fill="FFFFFF"/>
          <w:lang w:eastAsia="zh-CN"/>
        </w:rPr>
        <w:t xml:space="preserve"> randomly picked from the MNIST and assigned a random initial location and </w:t>
      </w:r>
      <w:r w:rsidR="000E6AAB" w:rsidRPr="00D61863">
        <w:rPr>
          <w:rFonts w:eastAsia="SimSun"/>
          <w:shd w:val="clear" w:color="auto" w:fill="FFFFFF"/>
          <w:lang w:eastAsia="zh-CN"/>
        </w:rPr>
        <w:t xml:space="preserve">constant </w:t>
      </w:r>
      <w:r w:rsidRPr="00300151">
        <w:rPr>
          <w:rFonts w:eastAsia="SimSun"/>
          <w:shd w:val="clear" w:color="auto" w:fill="FFFFFF"/>
          <w:lang w:eastAsia="zh-CN"/>
        </w:rPr>
        <w:t>velocity inside the 64</w:t>
      </w:r>
      <m:oMath>
        <m:r>
          <w:rPr>
            <w:rFonts w:ascii="Cambria Math" w:eastAsia="SimSun" w:hAnsi="Cambria Math"/>
            <w:shd w:val="clear" w:color="auto" w:fill="FFFFFF"/>
            <w:lang w:eastAsia="zh-CN"/>
          </w:rPr>
          <m:t>×</m:t>
        </m:r>
      </m:oMath>
      <w:r w:rsidRPr="00300151">
        <w:rPr>
          <w:rFonts w:eastAsia="SimSun"/>
          <w:shd w:val="clear" w:color="auto" w:fill="FFFFFF"/>
          <w:lang w:eastAsia="zh-CN"/>
        </w:rPr>
        <w:t>64 pixels frames. Moving MNIST dataset with two moving digits can be directly downloaded from University of Toronto (</w:t>
      </w:r>
      <w:hyperlink r:id="rId15" w:history="1">
        <w:r w:rsidRPr="00300151">
          <w:rPr>
            <w:rStyle w:val="Hyperlink"/>
            <w:rFonts w:eastAsia="SimSun"/>
            <w:color w:val="auto"/>
            <w:shd w:val="clear" w:color="auto" w:fill="FFFFFF"/>
            <w:lang w:eastAsia="zh-CN"/>
          </w:rPr>
          <w:t>http://www.cs.toronto.edu/~nitish/unsupervised_video</w:t>
        </w:r>
      </w:hyperlink>
      <w:r w:rsidRPr="00300151">
        <w:rPr>
          <w:rFonts w:eastAsia="SimSun"/>
          <w:shd w:val="clear" w:color="auto" w:fill="FFFFFF"/>
          <w:lang w:eastAsia="zh-CN"/>
        </w:rPr>
        <w:t>)</w:t>
      </w:r>
      <w:r w:rsidR="001B040D" w:rsidRPr="00D61863">
        <w:rPr>
          <w:rFonts w:eastAsia="SimSun"/>
          <w:shd w:val="clear" w:color="auto" w:fill="FFFFFF"/>
          <w:lang w:eastAsia="zh-CN"/>
        </w:rPr>
        <w:t xml:space="preserve">, or </w:t>
      </w:r>
      <w:r w:rsidRPr="00300151">
        <w:rPr>
          <w:rFonts w:eastAsia="SimSun"/>
          <w:shd w:val="clear" w:color="auto" w:fill="FFFFFF"/>
          <w:lang w:eastAsia="zh-CN"/>
        </w:rPr>
        <w:t xml:space="preserve">be generated from MNIST with custom number of digits. Moving MNIST with three digits </w:t>
      </w:r>
      <w:r w:rsidR="004D42D4">
        <w:rPr>
          <w:rFonts w:eastAsia="SimSun"/>
          <w:shd w:val="clear" w:color="auto" w:fill="FFFFFF"/>
          <w:lang w:eastAsia="zh-CN"/>
        </w:rPr>
        <w:t>i</w:t>
      </w:r>
      <w:r w:rsidRPr="00300151">
        <w:rPr>
          <w:rFonts w:eastAsia="SimSun"/>
          <w:shd w:val="clear" w:color="auto" w:fill="FFFFFF"/>
          <w:lang w:eastAsia="zh-CN"/>
        </w:rPr>
        <w:t>s adopted for this research.</w:t>
      </w:r>
    </w:p>
    <w:p w14:paraId="0336A3E7" w14:textId="22FA6B0C" w:rsidR="00F93EC3" w:rsidRPr="00300151" w:rsidRDefault="00C84288" w:rsidP="00300151">
      <w:pPr>
        <w:pStyle w:val="Heading3"/>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3.2 Radar echo dataset</w:t>
      </w:r>
    </w:p>
    <w:p w14:paraId="623A7CEE" w14:textId="45D857F3" w:rsidR="00F93EC3" w:rsidRPr="00300151" w:rsidRDefault="00DD0057" w:rsidP="00AE1AF7">
      <w:pPr>
        <w:spacing w:afterLines="50" w:after="156"/>
        <w:jc w:val="both"/>
        <w:rPr>
          <w:rFonts w:eastAsia="SimSun"/>
          <w:shd w:val="clear" w:color="auto" w:fill="FFFFFF"/>
          <w:lang w:eastAsia="zh-CN"/>
        </w:rPr>
      </w:pPr>
      <w:r w:rsidRPr="00300151">
        <w:rPr>
          <w:rFonts w:eastAsia="SimSun"/>
          <w:shd w:val="clear" w:color="auto" w:fill="FFFFFF"/>
          <w:lang w:eastAsia="zh-CN"/>
        </w:rPr>
        <w:t>International Conference on Data Mining</w:t>
      </w:r>
      <w:r w:rsidR="00AE1AF7">
        <w:rPr>
          <w:rFonts w:eastAsia="SimSun"/>
          <w:shd w:val="clear" w:color="auto" w:fill="FFFFFF"/>
          <w:lang w:eastAsia="zh-CN"/>
        </w:rPr>
        <w:t xml:space="preserve"> </w:t>
      </w:r>
      <w:r w:rsidRPr="00300151">
        <w:rPr>
          <w:rFonts w:eastAsia="SimSun"/>
          <w:shd w:val="clear" w:color="auto" w:fill="FFFFFF"/>
          <w:lang w:eastAsia="zh-CN"/>
        </w:rPr>
        <w:t>2018 Global A.I. Challenge on Meteorology</w:t>
      </w:r>
      <w:r w:rsidR="00AE1AF7">
        <w:rPr>
          <w:rFonts w:eastAsia="SimSun"/>
          <w:shd w:val="clear" w:color="auto" w:fill="FFFFFF"/>
          <w:lang w:eastAsia="zh-CN"/>
        </w:rPr>
        <w:t xml:space="preserve"> (ICDM 2018)</w:t>
      </w:r>
      <w:r w:rsidR="000E6AAB" w:rsidRPr="00D61863">
        <w:rPr>
          <w:rFonts w:eastAsia="SimSun"/>
          <w:shd w:val="clear" w:color="auto" w:fill="FFFFFF"/>
          <w:lang w:eastAsia="zh-CN"/>
        </w:rPr>
        <w:t xml:space="preserve"> </w:t>
      </w:r>
      <w:r w:rsidR="00C84288" w:rsidRPr="00300151">
        <w:rPr>
          <w:rFonts w:eastAsia="SimSun"/>
          <w:shd w:val="clear" w:color="auto" w:fill="FFFFFF"/>
          <w:lang w:eastAsia="zh-CN"/>
        </w:rPr>
        <w:t xml:space="preserve">provides standard radar dataset that contains 320 thousands of six-hour radar </w:t>
      </w:r>
      <w:r w:rsidR="00AE1AF7">
        <w:rPr>
          <w:rFonts w:eastAsia="SimSun"/>
          <w:shd w:val="clear" w:color="auto" w:fill="FFFFFF"/>
          <w:lang w:eastAsia="zh-CN"/>
        </w:rPr>
        <w:t>images</w:t>
      </w:r>
      <w:r w:rsidR="00C84288" w:rsidRPr="00300151">
        <w:rPr>
          <w:rFonts w:eastAsia="SimSun"/>
          <w:shd w:val="clear" w:color="auto" w:fill="FFFFFF"/>
          <w:lang w:eastAsia="zh-CN"/>
        </w:rPr>
        <w:t xml:space="preserve"> at an interval of 6 minutes</w:t>
      </w:r>
      <w:r w:rsidR="00AE1AF7">
        <w:rPr>
          <w:rFonts w:eastAsia="SimSun"/>
          <w:shd w:val="clear" w:color="auto" w:fill="FFFFFF"/>
          <w:lang w:eastAsia="zh-CN"/>
        </w:rPr>
        <w:t>. T</w:t>
      </w:r>
      <w:r w:rsidR="00C84288" w:rsidRPr="00300151">
        <w:rPr>
          <w:rFonts w:eastAsia="SimSun"/>
          <w:shd w:val="clear" w:color="auto" w:fill="FFFFFF"/>
          <w:lang w:eastAsia="zh-CN"/>
        </w:rPr>
        <w:t>he task of the competition</w:t>
      </w:r>
      <w:r w:rsidR="00D7308F">
        <w:rPr>
          <w:rFonts w:eastAsia="SimSun"/>
          <w:shd w:val="clear" w:color="auto" w:fill="FFFFFF"/>
          <w:lang w:eastAsia="zh-CN"/>
        </w:rPr>
        <w:t xml:space="preserve"> </w:t>
      </w:r>
      <w:r w:rsidR="004D42D4">
        <w:rPr>
          <w:rFonts w:eastAsia="SimSun"/>
          <w:shd w:val="clear" w:color="auto" w:fill="FFFFFF"/>
          <w:lang w:eastAsia="zh-CN"/>
        </w:rPr>
        <w:t>is</w:t>
      </w:r>
      <w:r w:rsidR="00C84288" w:rsidRPr="00300151">
        <w:rPr>
          <w:rFonts w:eastAsia="SimSun"/>
          <w:shd w:val="clear" w:color="auto" w:fill="FFFFFF"/>
          <w:lang w:eastAsia="zh-CN"/>
        </w:rPr>
        <w:t xml:space="preserve"> </w:t>
      </w:r>
      <w:r w:rsidR="00AE1AF7">
        <w:rPr>
          <w:rFonts w:eastAsia="SimSun"/>
          <w:shd w:val="clear" w:color="auto" w:fill="FFFFFF"/>
          <w:lang w:eastAsia="zh-CN"/>
        </w:rPr>
        <w:t xml:space="preserve">to </w:t>
      </w:r>
      <w:r w:rsidR="00C84288" w:rsidRPr="00300151">
        <w:rPr>
          <w:rFonts w:eastAsia="SimSun"/>
          <w:shd w:val="clear" w:color="auto" w:fill="FFFFFF"/>
          <w:lang w:eastAsia="zh-CN"/>
        </w:rPr>
        <w:t>use the first</w:t>
      </w:r>
      <w:r w:rsidR="00AE1AF7">
        <w:rPr>
          <w:rFonts w:eastAsia="SimSun"/>
          <w:shd w:val="clear" w:color="auto" w:fill="FFFFFF"/>
          <w:lang w:eastAsia="zh-CN"/>
        </w:rPr>
        <w:t xml:space="preserve"> </w:t>
      </w:r>
      <w:r w:rsidR="00C84288" w:rsidRPr="00300151">
        <w:rPr>
          <w:rFonts w:eastAsia="SimSun"/>
          <w:shd w:val="clear" w:color="auto" w:fill="FFFFFF"/>
          <w:lang w:eastAsia="zh-CN"/>
        </w:rPr>
        <w:t xml:space="preserve">three-hour data to predict the after three-hour data. </w:t>
      </w:r>
      <w:r w:rsidR="000E6AAB" w:rsidRPr="00D61863">
        <w:rPr>
          <w:rFonts w:eastAsia="SimSun"/>
          <w:shd w:val="clear" w:color="auto" w:fill="FFFFFF"/>
          <w:lang w:eastAsia="zh-CN"/>
        </w:rPr>
        <w:t xml:space="preserve">The dataset of </w:t>
      </w:r>
      <w:r w:rsidR="00AE1AF7">
        <w:rPr>
          <w:rFonts w:eastAsia="SimSun"/>
          <w:shd w:val="clear" w:color="auto" w:fill="FFFFFF"/>
          <w:lang w:eastAsia="zh-CN"/>
        </w:rPr>
        <w:t>ICDM</w:t>
      </w:r>
      <w:r w:rsidR="000E6AAB" w:rsidRPr="00D61863">
        <w:rPr>
          <w:rFonts w:eastAsia="SimSun"/>
          <w:shd w:val="clear" w:color="auto" w:fill="FFFFFF"/>
          <w:lang w:eastAsia="zh-CN"/>
        </w:rPr>
        <w:t xml:space="preserve"> </w:t>
      </w:r>
      <w:r w:rsidR="00AE1AF7">
        <w:rPr>
          <w:rFonts w:eastAsia="SimSun"/>
          <w:shd w:val="clear" w:color="auto" w:fill="FFFFFF"/>
          <w:lang w:eastAsia="zh-CN"/>
        </w:rPr>
        <w:t xml:space="preserve">2018 </w:t>
      </w:r>
      <w:r w:rsidR="000E6AAB" w:rsidRPr="00D61863">
        <w:rPr>
          <w:rFonts w:eastAsia="SimSun"/>
          <w:shd w:val="clear" w:color="auto" w:fill="FFFFFF"/>
          <w:lang w:eastAsia="zh-CN"/>
        </w:rPr>
        <w:t xml:space="preserve">perfectly suits the topic of </w:t>
      </w:r>
      <w:r w:rsidR="00AE1AF7">
        <w:rPr>
          <w:rFonts w:eastAsia="SimSun"/>
          <w:shd w:val="clear" w:color="auto" w:fill="FFFFFF"/>
          <w:lang w:eastAsia="zh-CN"/>
        </w:rPr>
        <w:t>our paper</w:t>
      </w:r>
      <w:r w:rsidR="000E6AAB" w:rsidRPr="00D61863">
        <w:rPr>
          <w:rFonts w:eastAsia="SimSun"/>
          <w:shd w:val="clear" w:color="auto" w:fill="FFFFFF"/>
          <w:lang w:eastAsia="zh-CN"/>
        </w:rPr>
        <w:t xml:space="preserve">. </w:t>
      </w:r>
      <w:r w:rsidR="00C84288" w:rsidRPr="00300151">
        <w:rPr>
          <w:rFonts w:eastAsia="SimSun"/>
          <w:shd w:val="clear" w:color="auto" w:fill="FFFFFF"/>
          <w:lang w:eastAsia="zh-CN"/>
        </w:rPr>
        <w:t xml:space="preserve">However, the download portal of the dataset </w:t>
      </w:r>
      <w:r w:rsidR="004D42D4">
        <w:rPr>
          <w:rFonts w:eastAsia="SimSun"/>
          <w:shd w:val="clear" w:color="auto" w:fill="FFFFFF"/>
          <w:lang w:eastAsia="zh-CN"/>
        </w:rPr>
        <w:t xml:space="preserve">is </w:t>
      </w:r>
      <w:r w:rsidR="00C84288" w:rsidRPr="00300151">
        <w:rPr>
          <w:rFonts w:eastAsia="SimSun"/>
          <w:shd w:val="clear" w:color="auto" w:fill="FFFFFF"/>
          <w:lang w:eastAsia="zh-CN"/>
        </w:rPr>
        <w:t xml:space="preserve">permanently removed due to confidentiality issues. </w:t>
      </w:r>
      <w:r w:rsidR="00AE1AF7">
        <w:rPr>
          <w:rFonts w:eastAsia="SimSun"/>
          <w:shd w:val="clear" w:color="auto" w:fill="FFFFFF"/>
          <w:lang w:eastAsia="zh-CN"/>
        </w:rPr>
        <w:t>Therefore, we turn to use</w:t>
      </w:r>
      <w:r w:rsidR="00C84288" w:rsidRPr="00300151">
        <w:rPr>
          <w:rFonts w:eastAsia="SimSun"/>
          <w:shd w:val="clear" w:color="auto" w:fill="FFFFFF"/>
          <w:lang w:eastAsia="zh-CN"/>
        </w:rPr>
        <w:t xml:space="preserve"> the radar echo datasets from the Conference on Information and Knowledge Management Analytic Cup 2017</w:t>
      </w:r>
      <w:r w:rsidR="00AE1AF7">
        <w:rPr>
          <w:rFonts w:eastAsia="SimSun"/>
          <w:shd w:val="clear" w:color="auto" w:fill="FFFFFF"/>
          <w:lang w:eastAsia="zh-CN"/>
        </w:rPr>
        <w:t xml:space="preserve"> </w:t>
      </w:r>
      <w:r w:rsidR="00AE1AF7" w:rsidRPr="00300151">
        <w:rPr>
          <w:rFonts w:eastAsia="SimSun"/>
          <w:shd w:val="clear" w:color="auto" w:fill="FFFFFF"/>
          <w:lang w:eastAsia="zh-CN"/>
        </w:rPr>
        <w:t>(CIKM</w:t>
      </w:r>
      <w:r w:rsidR="00AE1AF7">
        <w:rPr>
          <w:rFonts w:eastAsia="SimSun"/>
          <w:shd w:val="clear" w:color="auto" w:fill="FFFFFF"/>
          <w:lang w:eastAsia="zh-CN"/>
        </w:rPr>
        <w:t xml:space="preserve"> 2017</w:t>
      </w:r>
      <w:r w:rsidR="00AE1AF7" w:rsidRPr="00300151">
        <w:rPr>
          <w:rFonts w:eastAsia="SimSun"/>
          <w:shd w:val="clear" w:color="auto" w:fill="FFFFFF"/>
          <w:lang w:eastAsia="zh-CN"/>
        </w:rPr>
        <w:t>)</w:t>
      </w:r>
      <w:r w:rsidR="00C84288" w:rsidRPr="00300151">
        <w:rPr>
          <w:rFonts w:eastAsia="SimSun"/>
          <w:shd w:val="clear" w:color="auto" w:fill="FFFFFF"/>
          <w:lang w:eastAsia="zh-CN"/>
        </w:rPr>
        <w:t xml:space="preserve">. The datasets </w:t>
      </w:r>
      <w:r w:rsidR="004D42D4">
        <w:rPr>
          <w:rFonts w:eastAsia="SimSun"/>
          <w:shd w:val="clear" w:color="auto" w:fill="FFFFFF"/>
          <w:lang w:eastAsia="zh-CN"/>
        </w:rPr>
        <w:t>are</w:t>
      </w:r>
      <w:r w:rsidR="00C84288" w:rsidRPr="00300151">
        <w:rPr>
          <w:rFonts w:eastAsia="SimSun"/>
          <w:shd w:val="clear" w:color="auto" w:fill="FFFFFF"/>
          <w:lang w:eastAsia="zh-CN"/>
        </w:rPr>
        <w:t xml:space="preserve"> jointly provided by SZMB and Alibaba</w:t>
      </w:r>
      <w:r w:rsidR="00AE1AF7">
        <w:rPr>
          <w:rFonts w:eastAsia="SimSun"/>
          <w:shd w:val="clear" w:color="auto" w:fill="FFFFFF"/>
          <w:lang w:eastAsia="zh-CN"/>
        </w:rPr>
        <w:t>.</w:t>
      </w:r>
      <w:r w:rsidR="00C84288" w:rsidRPr="00D61863">
        <w:rPr>
          <w:rFonts w:eastAsia="SimSun"/>
          <w:shd w:val="clear" w:color="auto" w:fill="FFFFFF"/>
          <w:lang w:eastAsia="zh-CN"/>
        </w:rPr>
        <w:t xml:space="preserve"> </w:t>
      </w:r>
      <w:r w:rsidR="00AE1AF7">
        <w:rPr>
          <w:rFonts w:eastAsia="SimSun"/>
          <w:shd w:val="clear" w:color="auto" w:fill="FFFFFF"/>
          <w:lang w:eastAsia="zh-CN"/>
        </w:rPr>
        <w:t>Nevertheless,</w:t>
      </w:r>
      <w:r w:rsidR="00C84288" w:rsidRPr="00D61863">
        <w:rPr>
          <w:rFonts w:eastAsia="SimSun"/>
          <w:shd w:val="clear" w:color="auto" w:fill="FFFFFF"/>
          <w:lang w:eastAsia="zh-CN"/>
        </w:rPr>
        <w:t xml:space="preserve"> </w:t>
      </w:r>
      <w:r w:rsidR="00BB4205">
        <w:rPr>
          <w:rFonts w:eastAsia="SimSun"/>
          <w:shd w:val="clear" w:color="auto" w:fill="FFFFFF"/>
          <w:lang w:eastAsia="zh-CN"/>
        </w:rPr>
        <w:t xml:space="preserve">since </w:t>
      </w:r>
      <w:r w:rsidR="00C84288" w:rsidRPr="00D61863">
        <w:rPr>
          <w:rFonts w:eastAsia="SimSun"/>
          <w:shd w:val="clear" w:color="auto" w:fill="FFFFFF"/>
          <w:lang w:eastAsia="zh-CN"/>
        </w:rPr>
        <w:t xml:space="preserve">the aim of </w:t>
      </w:r>
      <w:r w:rsidR="00BB4205">
        <w:rPr>
          <w:rFonts w:eastAsia="SimSun"/>
          <w:shd w:val="clear" w:color="auto" w:fill="FFFFFF"/>
          <w:lang w:eastAsia="zh-CN"/>
        </w:rPr>
        <w:t>CIKM 2018</w:t>
      </w:r>
      <w:r w:rsidR="00C84288" w:rsidRPr="00D61863">
        <w:rPr>
          <w:rFonts w:eastAsia="SimSun"/>
          <w:shd w:val="clear" w:color="auto" w:fill="FFFFFF"/>
          <w:lang w:eastAsia="zh-CN"/>
        </w:rPr>
        <w:t xml:space="preserve"> </w:t>
      </w:r>
      <w:r w:rsidR="004D42D4">
        <w:rPr>
          <w:rFonts w:eastAsia="SimSun"/>
          <w:shd w:val="clear" w:color="auto" w:fill="FFFFFF"/>
          <w:lang w:eastAsia="zh-CN"/>
        </w:rPr>
        <w:t>is</w:t>
      </w:r>
      <w:r w:rsidR="00C84288" w:rsidRPr="00D61863">
        <w:rPr>
          <w:rFonts w:eastAsia="SimSun"/>
          <w:shd w:val="clear" w:color="auto" w:fill="FFFFFF"/>
          <w:lang w:eastAsia="zh-CN"/>
        </w:rPr>
        <w:t xml:space="preserve"> </w:t>
      </w:r>
      <w:r w:rsidR="00727503" w:rsidRPr="00D61863">
        <w:rPr>
          <w:rFonts w:eastAsia="SimSun"/>
          <w:shd w:val="clear" w:color="auto" w:fill="FFFFFF"/>
          <w:lang w:eastAsia="zh-CN"/>
        </w:rPr>
        <w:t>to forecast the</w:t>
      </w:r>
      <w:r w:rsidR="00C84288" w:rsidRPr="00D61863">
        <w:rPr>
          <w:rFonts w:eastAsia="SimSun"/>
          <w:shd w:val="clear" w:color="auto" w:fill="FFFFFF"/>
          <w:lang w:eastAsia="zh-CN"/>
        </w:rPr>
        <w:t xml:space="preserve"> precipitation </w:t>
      </w:r>
      <w:r w:rsidR="00727503" w:rsidRPr="00D61863">
        <w:rPr>
          <w:rFonts w:eastAsia="SimSun"/>
          <w:shd w:val="clear" w:color="auto" w:fill="FFFFFF"/>
          <w:lang w:eastAsia="zh-CN"/>
        </w:rPr>
        <w:t xml:space="preserve">rate </w:t>
      </w:r>
      <w:r w:rsidR="00C84288" w:rsidRPr="00D61863">
        <w:rPr>
          <w:rFonts w:eastAsia="SimSun"/>
          <w:shd w:val="clear" w:color="auto" w:fill="FFFFFF"/>
          <w:lang w:eastAsia="zh-CN"/>
        </w:rPr>
        <w:t>at the center of the radar map</w:t>
      </w:r>
      <w:r w:rsidR="00BB4205">
        <w:rPr>
          <w:rFonts w:eastAsia="SimSun"/>
          <w:shd w:val="clear" w:color="auto" w:fill="FFFFFF"/>
          <w:lang w:eastAsia="zh-CN"/>
        </w:rPr>
        <w:t>, t</w:t>
      </w:r>
      <w:r w:rsidR="00C84288" w:rsidRPr="00D61863">
        <w:rPr>
          <w:rFonts w:eastAsia="SimSun"/>
          <w:shd w:val="clear" w:color="auto" w:fill="FFFFFF"/>
          <w:lang w:eastAsia="zh-CN"/>
        </w:rPr>
        <w:t>he data</w:t>
      </w:r>
      <w:r w:rsidR="00BB4205">
        <w:rPr>
          <w:rFonts w:eastAsia="SimSun"/>
          <w:shd w:val="clear" w:color="auto" w:fill="FFFFFF"/>
          <w:lang w:eastAsia="zh-CN"/>
        </w:rPr>
        <w:t>sets</w:t>
      </w:r>
      <w:r w:rsidR="00C84288" w:rsidRPr="00D61863">
        <w:rPr>
          <w:rFonts w:eastAsia="SimSun"/>
          <w:shd w:val="clear" w:color="auto" w:fill="FFFFFF"/>
          <w:lang w:eastAsia="zh-CN"/>
        </w:rPr>
        <w:t xml:space="preserve"> </w:t>
      </w:r>
      <w:r w:rsidR="00BB4205">
        <w:rPr>
          <w:rFonts w:eastAsia="SimSun"/>
          <w:shd w:val="clear" w:color="auto" w:fill="FFFFFF"/>
          <w:lang w:eastAsia="zh-CN"/>
        </w:rPr>
        <w:t>are</w:t>
      </w:r>
      <w:r w:rsidR="00C84288" w:rsidRPr="00D61863">
        <w:rPr>
          <w:rFonts w:eastAsia="SimSun"/>
          <w:shd w:val="clear" w:color="auto" w:fill="FFFFFF"/>
          <w:lang w:eastAsia="zh-CN"/>
        </w:rPr>
        <w:t xml:space="preserve"> not series of radar pictures like </w:t>
      </w:r>
      <w:r w:rsidR="00AE1AF7">
        <w:rPr>
          <w:rFonts w:eastAsia="SimSun"/>
          <w:shd w:val="clear" w:color="auto" w:fill="FFFFFF"/>
          <w:lang w:eastAsia="zh-CN"/>
        </w:rPr>
        <w:t>that in ICDM 2018</w:t>
      </w:r>
      <w:r w:rsidR="00C84288" w:rsidRPr="00D61863">
        <w:rPr>
          <w:rFonts w:eastAsia="SimSun"/>
          <w:shd w:val="clear" w:color="auto" w:fill="FFFFFF"/>
          <w:lang w:eastAsia="zh-CN"/>
        </w:rPr>
        <w:t xml:space="preserve">, but txt file. Data in the txt files is a series of number split by space in the format of id and radar map. </w:t>
      </w:r>
      <w:r w:rsidR="00614DE7">
        <w:rPr>
          <w:rFonts w:eastAsia="SimSun"/>
          <w:shd w:val="clear" w:color="auto" w:fill="FFFFFF"/>
          <w:lang w:eastAsia="zh-CN"/>
        </w:rPr>
        <w:t>R</w:t>
      </w:r>
      <w:r w:rsidR="00C84288" w:rsidRPr="00D61863">
        <w:rPr>
          <w:rFonts w:eastAsia="SimSun"/>
          <w:shd w:val="clear" w:color="auto" w:fill="FFFFFF"/>
          <w:lang w:eastAsia="zh-CN"/>
        </w:rPr>
        <w:t>adar map</w:t>
      </w:r>
      <w:r w:rsidR="00614DE7">
        <w:rPr>
          <w:rFonts w:eastAsia="SimSun"/>
          <w:shd w:val="clear" w:color="auto" w:fill="FFFFFF"/>
          <w:lang w:eastAsia="zh-CN"/>
        </w:rPr>
        <w:t>s are</w:t>
      </w:r>
      <w:r w:rsidR="00C84288" w:rsidRPr="00D61863">
        <w:rPr>
          <w:rFonts w:eastAsia="SimSun"/>
          <w:shd w:val="clear" w:color="auto" w:fill="FFFFFF"/>
          <w:lang w:eastAsia="zh-CN"/>
        </w:rPr>
        <w:t xml:space="preserve"> in the format of time (T), height (H), length (Y) and width (X), i.e., THYX. Each radar map has 15 time-steps at the interval of six minutes, four level of heights (0.5 km, 1.5 km, 2.5 km and 3.5 km) and 101</w:t>
      </w:r>
      <m:oMath>
        <m:r>
          <m:rPr>
            <m:nor/>
          </m:rPr>
          <w:rPr>
            <w:rFonts w:eastAsia="SimSun"/>
            <w:shd w:val="clear" w:color="auto" w:fill="FFFFFF"/>
            <w:lang w:eastAsia="zh-CN"/>
          </w:rPr>
          <m:t>×</m:t>
        </m:r>
      </m:oMath>
      <w:r w:rsidR="00C84288" w:rsidRPr="00D61863">
        <w:rPr>
          <w:rFonts w:eastAsia="SimSun"/>
          <w:shd w:val="clear" w:color="auto" w:fill="FFFFFF"/>
          <w:lang w:eastAsia="zh-CN"/>
        </w:rPr>
        <w:t>101 km grids.</w:t>
      </w:r>
      <w:r w:rsidR="00AE1AF7">
        <w:rPr>
          <w:rFonts w:eastAsia="SimSun"/>
          <w:shd w:val="clear" w:color="auto" w:fill="FFFFFF"/>
          <w:lang w:eastAsia="zh-CN"/>
        </w:rPr>
        <w:t xml:space="preserve"> </w:t>
      </w:r>
      <w:r w:rsidR="00C84288" w:rsidRPr="00D61863">
        <w:rPr>
          <w:rFonts w:eastAsia="SimSun"/>
          <w:shd w:val="clear" w:color="auto" w:fill="FFFFFF"/>
          <w:lang w:eastAsia="zh-CN"/>
        </w:rPr>
        <w:t>15</w:t>
      </w:r>
      <m:oMath>
        <m:r>
          <m:rPr>
            <m:nor/>
          </m:rPr>
          <w:rPr>
            <w:rFonts w:eastAsia="SimSun"/>
            <w:shd w:val="clear" w:color="auto" w:fill="FFFFFF"/>
            <w:lang w:eastAsia="zh-CN"/>
          </w:rPr>
          <m:t>×</m:t>
        </m:r>
      </m:oMath>
      <w:r w:rsidR="00C84288" w:rsidRPr="00D61863">
        <w:rPr>
          <w:rFonts w:eastAsia="SimSun"/>
          <w:shd w:val="clear" w:color="auto" w:fill="FFFFFF"/>
          <w:lang w:eastAsia="zh-CN"/>
        </w:rPr>
        <w:t>4</w:t>
      </w:r>
      <m:oMath>
        <m:r>
          <m:rPr>
            <m:nor/>
          </m:rPr>
          <w:rPr>
            <w:rFonts w:eastAsia="SimSun"/>
            <w:shd w:val="clear" w:color="auto" w:fill="FFFFFF"/>
            <w:lang w:eastAsia="zh-CN"/>
          </w:rPr>
          <m:t>×</m:t>
        </m:r>
      </m:oMath>
      <w:r w:rsidR="00C84288" w:rsidRPr="00D61863">
        <w:rPr>
          <w:rFonts w:eastAsia="SimSun"/>
          <w:shd w:val="clear" w:color="auto" w:fill="FFFFFF"/>
          <w:lang w:eastAsia="zh-CN"/>
        </w:rPr>
        <w:t>101</w:t>
      </w:r>
      <m:oMath>
        <m:r>
          <m:rPr>
            <m:nor/>
          </m:rPr>
          <w:rPr>
            <w:rFonts w:eastAsia="SimSun"/>
            <w:shd w:val="clear" w:color="auto" w:fill="FFFFFF"/>
            <w:lang w:eastAsia="zh-CN"/>
          </w:rPr>
          <m:t>×</m:t>
        </m:r>
      </m:oMath>
      <w:r w:rsidR="00C84288" w:rsidRPr="00D61863">
        <w:rPr>
          <w:rFonts w:eastAsia="SimSun"/>
          <w:shd w:val="clear" w:color="auto" w:fill="FFFFFF"/>
          <w:lang w:eastAsia="zh-CN"/>
        </w:rPr>
        <w:t xml:space="preserve">101 values exit in one radar map. </w:t>
      </w:r>
      <w:r w:rsidR="00C84288" w:rsidRPr="00300151">
        <w:rPr>
          <w:rFonts w:eastAsia="SimSun"/>
          <w:shd w:val="clear" w:color="auto" w:fill="FFFFFF"/>
        </w:rPr>
        <w:t xml:space="preserve">Thus, the whole datasets are five dimensions in the format of ITHYX (Fig. 4). </w:t>
      </w:r>
      <w:r w:rsidR="000E6AAB" w:rsidRPr="00D61863">
        <w:rPr>
          <w:rFonts w:eastAsia="SimSun"/>
          <w:shd w:val="clear" w:color="auto" w:fill="FFFFFF"/>
        </w:rPr>
        <w:t xml:space="preserve">For legal reasons, </w:t>
      </w:r>
      <w:r w:rsidR="00C84288" w:rsidRPr="00300151">
        <w:rPr>
          <w:rFonts w:eastAsia="SimSun"/>
          <w:shd w:val="clear" w:color="auto" w:fill="FFFFFF"/>
        </w:rPr>
        <w:t>SZMB transformed the datasets linearly due to the confidentiality issue</w:t>
      </w:r>
      <w:r w:rsidR="00614DE7">
        <w:rPr>
          <w:rFonts w:eastAsia="SimSun"/>
          <w:shd w:val="clear" w:color="auto" w:fill="FFFFFF"/>
        </w:rPr>
        <w:t xml:space="preserve">, making it </w:t>
      </w:r>
      <w:r w:rsidR="000E6AAB" w:rsidRPr="00D61863">
        <w:rPr>
          <w:rFonts w:eastAsia="SimSun"/>
          <w:shd w:val="clear" w:color="auto" w:fill="FFFFFF"/>
        </w:rPr>
        <w:t xml:space="preserve">impossible to retrieve real precipitation from the data. </w:t>
      </w:r>
      <w:proofErr w:type="gramStart"/>
      <w:r w:rsidR="00614DE7">
        <w:rPr>
          <w:rFonts w:eastAsia="SimSun"/>
          <w:shd w:val="clear" w:color="auto" w:fill="FFFFFF"/>
        </w:rPr>
        <w:t>Thus</w:t>
      </w:r>
      <w:proofErr w:type="gramEnd"/>
      <w:r w:rsidR="00614DE7">
        <w:rPr>
          <w:rFonts w:eastAsia="SimSun"/>
          <w:shd w:val="clear" w:color="auto" w:fill="FFFFFF"/>
        </w:rPr>
        <w:t xml:space="preserve"> i</w:t>
      </w:r>
      <w:r w:rsidR="000E6AAB" w:rsidRPr="00D61863">
        <w:rPr>
          <w:rFonts w:eastAsia="SimSun"/>
          <w:shd w:val="clear" w:color="auto" w:fill="FFFFFF"/>
        </w:rPr>
        <w:t>n this study we mainly focus on the model performance of forecasting ability rather than investigating further into precipitation.</w:t>
      </w:r>
      <w:r w:rsidR="00AE1AF7">
        <w:rPr>
          <w:rFonts w:eastAsia="SimSun"/>
          <w:shd w:val="clear" w:color="auto" w:fill="FFFFFF"/>
        </w:rPr>
        <w:t xml:space="preserve"> </w:t>
      </w:r>
      <w:r w:rsidR="00AE1AF7" w:rsidRPr="00D61863">
        <w:rPr>
          <w:rFonts w:eastAsia="SimSun"/>
          <w:shd w:val="clear" w:color="auto" w:fill="FFFFFF"/>
          <w:lang w:eastAsia="zh-CN"/>
        </w:rPr>
        <w:t xml:space="preserve">The train </w:t>
      </w:r>
      <w:r w:rsidR="00AE1AF7">
        <w:rPr>
          <w:rFonts w:eastAsia="SimSun"/>
          <w:shd w:val="clear" w:color="auto" w:fill="FFFFFF"/>
          <w:lang w:eastAsia="zh-CN"/>
        </w:rPr>
        <w:t>data</w:t>
      </w:r>
      <w:r w:rsidR="00AE1AF7" w:rsidRPr="00D61863">
        <w:rPr>
          <w:rFonts w:eastAsia="SimSun"/>
          <w:shd w:val="clear" w:color="auto" w:fill="FFFFFF"/>
          <w:lang w:eastAsia="zh-CN"/>
        </w:rPr>
        <w:t xml:space="preserve">set </w:t>
      </w:r>
      <w:r w:rsidR="00AE1AF7">
        <w:rPr>
          <w:rFonts w:eastAsia="SimSun"/>
          <w:shd w:val="clear" w:color="auto" w:fill="FFFFFF"/>
          <w:lang w:eastAsia="zh-CN"/>
        </w:rPr>
        <w:t>is</w:t>
      </w:r>
      <w:r w:rsidR="00AE1AF7" w:rsidRPr="00D61863">
        <w:rPr>
          <w:rFonts w:eastAsia="SimSun"/>
          <w:shd w:val="clear" w:color="auto" w:fill="FFFFFF"/>
          <w:lang w:eastAsia="zh-CN"/>
        </w:rPr>
        <w:t xml:space="preserve"> collected from three-year historical data with 10000 radar maps. </w:t>
      </w:r>
      <w:r w:rsidR="00AE1AF7">
        <w:rPr>
          <w:rFonts w:eastAsia="SimSun"/>
          <w:shd w:val="clear" w:color="auto" w:fill="FFFFFF"/>
          <w:lang w:eastAsia="zh-CN"/>
        </w:rPr>
        <w:t xml:space="preserve">The </w:t>
      </w:r>
      <w:r w:rsidR="00AE1AF7" w:rsidRPr="00D61863">
        <w:rPr>
          <w:rFonts w:eastAsia="SimSun"/>
          <w:shd w:val="clear" w:color="auto" w:fill="FFFFFF"/>
          <w:lang w:eastAsia="zh-CN"/>
        </w:rPr>
        <w:t xml:space="preserve">test </w:t>
      </w:r>
      <w:r w:rsidR="00AE1AF7">
        <w:rPr>
          <w:rFonts w:eastAsia="SimSun"/>
          <w:shd w:val="clear" w:color="auto" w:fill="FFFFFF"/>
          <w:lang w:eastAsia="zh-CN"/>
        </w:rPr>
        <w:t xml:space="preserve">dataset is </w:t>
      </w:r>
      <w:r w:rsidR="00AE1AF7" w:rsidRPr="00D61863">
        <w:rPr>
          <w:rFonts w:eastAsia="SimSun"/>
          <w:shd w:val="clear" w:color="auto" w:fill="FFFFFF"/>
          <w:lang w:eastAsia="zh-CN"/>
        </w:rPr>
        <w:t xml:space="preserve">collected from </w:t>
      </w:r>
      <w:r w:rsidR="00AE1AF7">
        <w:rPr>
          <w:rFonts w:eastAsia="SimSun"/>
          <w:shd w:val="clear" w:color="auto" w:fill="FFFFFF"/>
          <w:lang w:eastAsia="zh-CN"/>
        </w:rPr>
        <w:t xml:space="preserve">another </w:t>
      </w:r>
      <w:r w:rsidR="00AE1AF7" w:rsidRPr="00D61863">
        <w:rPr>
          <w:rFonts w:eastAsia="SimSun"/>
          <w:shd w:val="clear" w:color="auto" w:fill="FFFFFF"/>
          <w:lang w:eastAsia="zh-CN"/>
        </w:rPr>
        <w:t>two-year historical data and have 2000 radar maps respectively.</w:t>
      </w:r>
    </w:p>
    <w:p w14:paraId="5E717101" w14:textId="694A5776" w:rsidR="00F93EC3" w:rsidRPr="00D61863" w:rsidRDefault="007A6504" w:rsidP="004429C2">
      <w:pPr>
        <w:keepNext/>
        <w:spacing w:afterLines="50" w:after="156"/>
      </w:pPr>
      <w:r>
        <w:rPr>
          <w:noProof/>
        </w:rPr>
        <w:lastRenderedPageBreak/>
        <w:drawing>
          <wp:inline distT="0" distB="0" distL="0" distR="0" wp14:anchorId="5562136D" wp14:editId="1213189B">
            <wp:extent cx="5274310" cy="2741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41295"/>
                    </a:xfrm>
                    <a:prstGeom prst="rect">
                      <a:avLst/>
                    </a:prstGeom>
                    <a:noFill/>
                    <a:ln>
                      <a:noFill/>
                    </a:ln>
                  </pic:spPr>
                </pic:pic>
              </a:graphicData>
            </a:graphic>
          </wp:inline>
        </w:drawing>
      </w:r>
    </w:p>
    <w:p w14:paraId="74733140" w14:textId="566D124E" w:rsidR="00F93EC3" w:rsidRPr="00BB4205" w:rsidRDefault="00C84288" w:rsidP="00BB4205">
      <w:pPr>
        <w:keepNext/>
        <w:spacing w:afterLines="50" w:after="156"/>
        <w:jc w:val="both"/>
        <w:rPr>
          <w:rFonts w:eastAsiaTheme="minorEastAsia"/>
          <w:lang w:eastAsia="zh-CN"/>
        </w:rPr>
      </w:pPr>
      <w:r w:rsidRPr="00D61863">
        <w:rPr>
          <w:rFonts w:eastAsiaTheme="minorEastAsia"/>
          <w:lang w:eastAsia="zh-CN"/>
        </w:rPr>
        <w:t>Fig. 4 Visualization</w:t>
      </w:r>
      <w:r w:rsidR="007A6504">
        <w:rPr>
          <w:rFonts w:eastAsiaTheme="minorEastAsia"/>
          <w:lang w:eastAsia="zh-CN"/>
        </w:rPr>
        <w:t>s</w:t>
      </w:r>
      <w:r w:rsidRPr="00D61863">
        <w:rPr>
          <w:rFonts w:eastAsiaTheme="minorEastAsia"/>
          <w:lang w:eastAsia="zh-CN"/>
        </w:rPr>
        <w:t xml:space="preserve"> of datasets of </w:t>
      </w:r>
      <w:r w:rsidR="00BB4205">
        <w:rPr>
          <w:rFonts w:eastAsiaTheme="minorEastAsia"/>
          <w:lang w:eastAsia="zh-CN"/>
        </w:rPr>
        <w:t>ICDM 2018</w:t>
      </w:r>
      <w:r w:rsidR="007A6504">
        <w:rPr>
          <w:rFonts w:eastAsiaTheme="minorEastAsia"/>
          <w:lang w:eastAsia="zh-CN"/>
        </w:rPr>
        <w:t>,</w:t>
      </w:r>
      <w:r w:rsidR="00BB4205">
        <w:rPr>
          <w:rFonts w:eastAsiaTheme="minorEastAsia"/>
          <w:lang w:eastAsia="zh-CN"/>
        </w:rPr>
        <w:t xml:space="preserve"> CIKM 2017</w:t>
      </w:r>
      <w:r w:rsidRPr="00D61863">
        <w:rPr>
          <w:rFonts w:eastAsiaTheme="minorEastAsia"/>
          <w:lang w:eastAsia="zh-CN"/>
        </w:rPr>
        <w:t xml:space="preserve"> and </w:t>
      </w:r>
      <w:r w:rsidR="007A6504">
        <w:rPr>
          <w:rFonts w:eastAsiaTheme="minorEastAsia"/>
          <w:lang w:eastAsia="zh-CN"/>
        </w:rPr>
        <w:t xml:space="preserve">processed data for </w:t>
      </w:r>
      <w:r w:rsidRPr="00D61863">
        <w:rPr>
          <w:rFonts w:eastAsiaTheme="minorEastAsia"/>
          <w:lang w:eastAsia="zh-CN"/>
        </w:rPr>
        <w:t>this study</w:t>
      </w:r>
      <w:r w:rsidR="00527069" w:rsidRPr="00D61863">
        <w:rPr>
          <w:rFonts w:eastAsiaTheme="minorEastAsia"/>
          <w:lang w:eastAsia="zh-CN"/>
        </w:rPr>
        <w:t xml:space="preserve"> </w:t>
      </w:r>
      <w:r w:rsidR="00527069" w:rsidRPr="00300151">
        <w:rPr>
          <w:rFonts w:eastAsiaTheme="minorEastAsia"/>
          <w:lang w:eastAsia="zh-CN"/>
        </w:rPr>
        <w:fldChar w:fldCharType="begin"/>
      </w:r>
      <w:r w:rsidR="00527069" w:rsidRPr="00D61863">
        <w:rPr>
          <w:rFonts w:eastAsiaTheme="minorEastAsia"/>
          <w:lang w:eastAsia="zh-CN"/>
        </w:rPr>
        <w:instrText xml:space="preserve"> ADDIN ZOTERO_ITEM CSL_CITATION {"citationID":"GyABZRV8","properties":{"formattedCitation":"(\\uc0\\u8220{}Tianchi: Data Sets,\\uc0\\u8221{} n.d.)","plainCitation":"(“Tianchi: Data Sets,” n.d.)","dontUpdate":true,"noteIndex":0},"citationItems":[{"id":595,"uris":["http://zotero.org/users/local/tMexI1tO/items/RW59RBMC"],"uri":["http://zotero.org/users/local/tMexI1tO/items/RW59RBMC"],"itemData":{"id":595,"type":"webpage","title":"Tianchi: Data Sets","URL":"https://tianchi.aliyun.com/dataset/dataDetail?dataId=1085","accessed":{"date-parts":[["2021",3,15]]}}}],"schema":"https://github.com/citation-style-language/schema/raw/master/csl-citation.json"} </w:instrText>
      </w:r>
      <w:r w:rsidR="00527069" w:rsidRPr="00300151">
        <w:rPr>
          <w:rFonts w:eastAsiaTheme="minorEastAsia"/>
          <w:lang w:eastAsia="zh-CN"/>
        </w:rPr>
        <w:fldChar w:fldCharType="separate"/>
      </w:r>
      <w:r w:rsidR="00527069" w:rsidRPr="00D61863">
        <w:t>(Tianchi: Data Sets)</w:t>
      </w:r>
      <w:r w:rsidR="00527069" w:rsidRPr="00300151">
        <w:rPr>
          <w:rFonts w:eastAsiaTheme="minorEastAsia"/>
          <w:lang w:eastAsia="zh-CN"/>
        </w:rPr>
        <w:fldChar w:fldCharType="end"/>
      </w:r>
      <w:r w:rsidRPr="00D61863">
        <w:rPr>
          <w:rFonts w:eastAsiaTheme="minorEastAsia"/>
          <w:lang w:eastAsia="zh-CN"/>
        </w:rPr>
        <w:t>.</w:t>
      </w:r>
    </w:p>
    <w:p w14:paraId="02356B46" w14:textId="08F27934" w:rsidR="00F93EC3" w:rsidRPr="00300151" w:rsidRDefault="00727503" w:rsidP="00300151">
      <w:pPr>
        <w:pStyle w:val="Heading2"/>
        <w:spacing w:afterLines="50" w:after="156" w:afterAutospacing="0"/>
        <w:rPr>
          <w:rFonts w:ascii="Times New Roman" w:hAnsi="Times New Roman" w:hint="default"/>
          <w:shd w:val="clear" w:color="auto" w:fill="FFFFFF"/>
        </w:rPr>
      </w:pPr>
      <w:r w:rsidRPr="00D61863">
        <w:rPr>
          <w:rFonts w:ascii="Times New Roman" w:hAnsi="Times New Roman" w:hint="default"/>
          <w:shd w:val="clear" w:color="auto" w:fill="FFFFFF"/>
        </w:rPr>
        <w:t>4. Methods</w:t>
      </w:r>
    </w:p>
    <w:p w14:paraId="56611C31" w14:textId="49FA47EA" w:rsidR="00F93EC3" w:rsidRPr="00300151" w:rsidRDefault="00C84288" w:rsidP="00300151">
      <w:pPr>
        <w:pStyle w:val="Heading3"/>
        <w:spacing w:afterLines="50" w:after="156" w:afterAutospacing="0"/>
        <w:rPr>
          <w:rFonts w:ascii="Times New Roman" w:hAnsi="Times New Roman" w:hint="default"/>
          <w:shd w:val="clear" w:color="auto" w:fill="FFFFFF"/>
        </w:rPr>
      </w:pPr>
      <w:r w:rsidRPr="00300151">
        <w:rPr>
          <w:rFonts w:ascii="Times New Roman" w:hAnsi="Times New Roman" w:hint="default"/>
          <w:shd w:val="clear" w:color="auto" w:fill="FFFFFF"/>
        </w:rPr>
        <w:t>4.</w:t>
      </w:r>
      <w:r w:rsidR="00727503" w:rsidRPr="00D61863">
        <w:rPr>
          <w:rFonts w:ascii="Times New Roman" w:hAnsi="Times New Roman" w:hint="default"/>
          <w:shd w:val="clear" w:color="auto" w:fill="FFFFFF"/>
        </w:rPr>
        <w:t xml:space="preserve">1 </w:t>
      </w:r>
      <w:r w:rsidRPr="00300151">
        <w:rPr>
          <w:rFonts w:ascii="Times New Roman" w:hAnsi="Times New Roman" w:hint="default"/>
          <w:shd w:val="clear" w:color="auto" w:fill="FFFFFF"/>
        </w:rPr>
        <w:t>Data preprocess.</w:t>
      </w:r>
    </w:p>
    <w:p w14:paraId="668373BE" w14:textId="4C3B1F1F" w:rsidR="00F93EC3" w:rsidRPr="00300151" w:rsidRDefault="00C84288" w:rsidP="004429C2">
      <w:pPr>
        <w:spacing w:afterLines="50" w:after="156"/>
        <w:jc w:val="both"/>
        <w:rPr>
          <w:rFonts w:eastAsia="SimSun"/>
          <w:shd w:val="clear" w:color="auto" w:fill="FFFFFF"/>
          <w:lang w:eastAsia="zh-CN"/>
        </w:rPr>
      </w:pPr>
      <w:r w:rsidRPr="00300151">
        <w:rPr>
          <w:rFonts w:eastAsia="SimSun"/>
          <w:shd w:val="clear" w:color="auto" w:fill="FFFFFF"/>
          <w:lang w:eastAsia="zh-CN"/>
        </w:rPr>
        <w:t>The original datasets occupy 15.8 GB for train set (10000</w:t>
      </w:r>
      <m:oMath>
        <m:r>
          <w:rPr>
            <w:rFonts w:ascii="Cambria Math" w:eastAsia="SimSun" w:hAnsi="Cambria Math"/>
            <w:shd w:val="clear" w:color="auto" w:fill="FFFFFF"/>
            <w:lang w:eastAsia="zh-CN"/>
          </w:rPr>
          <m:t>×</m:t>
        </m:r>
      </m:oMath>
      <w:r w:rsidRPr="00300151">
        <w:rPr>
          <w:rFonts w:eastAsia="SimSun"/>
          <w:shd w:val="clear" w:color="auto" w:fill="FFFFFF"/>
          <w:lang w:eastAsia="zh-CN"/>
        </w:rPr>
        <w:t>15 images) and 3.2 GB (2000</w:t>
      </w:r>
      <m:oMath>
        <m:r>
          <w:rPr>
            <w:rFonts w:ascii="Cambria Math" w:eastAsia="SimSun" w:hAnsi="Cambria Math"/>
            <w:shd w:val="clear" w:color="auto" w:fill="FFFFFF"/>
            <w:lang w:eastAsia="zh-CN"/>
          </w:rPr>
          <m:t>×</m:t>
        </m:r>
      </m:oMath>
      <w:r w:rsidRPr="00300151">
        <w:rPr>
          <w:rFonts w:eastAsia="SimSun"/>
          <w:shd w:val="clear" w:color="auto" w:fill="FFFFFF"/>
          <w:lang w:eastAsia="zh-CN"/>
        </w:rPr>
        <w:t xml:space="preserve">15 images) for one test set, which is a huge storage that would significantly slow down the processing of files. </w:t>
      </w:r>
      <w:r w:rsidR="00BB4205">
        <w:rPr>
          <w:rFonts w:eastAsia="SimSun"/>
          <w:shd w:val="clear" w:color="auto" w:fill="FFFFFF"/>
          <w:lang w:eastAsia="zh-CN"/>
        </w:rPr>
        <w:t xml:space="preserve">In order to reduce the file size, data format is transformed from </w:t>
      </w:r>
      <w:r w:rsidRPr="00300151">
        <w:rPr>
          <w:rFonts w:eastAsia="SimSun"/>
          <w:shd w:val="clear" w:color="auto" w:fill="FFFFFF"/>
          <w:lang w:eastAsia="zh-CN"/>
        </w:rPr>
        <w:t>utf-8 (occupying 8 to 32 bits per character)</w:t>
      </w:r>
      <w:r w:rsidR="00BB4205">
        <w:rPr>
          <w:rFonts w:eastAsia="SimSun"/>
          <w:shd w:val="clear" w:color="auto" w:fill="FFFFFF"/>
          <w:lang w:eastAsia="zh-CN"/>
        </w:rPr>
        <w:t xml:space="preserve"> into</w:t>
      </w:r>
      <w:r w:rsidRPr="00300151">
        <w:rPr>
          <w:rFonts w:eastAsia="SimSun"/>
          <w:shd w:val="clear" w:color="auto" w:fill="FFFFFF"/>
          <w:lang w:eastAsia="zh-CN"/>
        </w:rPr>
        <w:t xml:space="preserve"> </w:t>
      </w:r>
      <w:proofErr w:type="spellStart"/>
      <w:r w:rsidRPr="00300151">
        <w:rPr>
          <w:rFonts w:eastAsia="SimSun"/>
          <w:shd w:val="clear" w:color="auto" w:fill="FFFFFF"/>
          <w:lang w:eastAsia="zh-CN"/>
        </w:rPr>
        <w:t>ubyte</w:t>
      </w:r>
      <w:proofErr w:type="spellEnd"/>
      <w:r w:rsidRPr="00300151">
        <w:rPr>
          <w:rFonts w:eastAsia="SimSun"/>
          <w:shd w:val="clear" w:color="auto" w:fill="FFFFFF"/>
          <w:lang w:eastAsia="zh-CN"/>
        </w:rPr>
        <w:t xml:space="preserve"> (8 bits integral data type). The storage space of train dataset </w:t>
      </w:r>
      <w:r w:rsidR="004D42D4">
        <w:rPr>
          <w:rFonts w:eastAsia="SimSun"/>
          <w:shd w:val="clear" w:color="auto" w:fill="FFFFFF"/>
          <w:lang w:eastAsia="zh-CN"/>
        </w:rPr>
        <w:t>i</w:t>
      </w:r>
      <w:r w:rsidRPr="00300151">
        <w:rPr>
          <w:rFonts w:eastAsia="SimSun"/>
          <w:shd w:val="clear" w:color="auto" w:fill="FFFFFF"/>
          <w:lang w:eastAsia="zh-CN"/>
        </w:rPr>
        <w:t xml:space="preserve">s significantly reduced to 5.7 GB, and that of test </w:t>
      </w:r>
      <w:r w:rsidR="0058645A" w:rsidRPr="00D61863">
        <w:rPr>
          <w:rFonts w:eastAsia="SimSun"/>
          <w:shd w:val="clear" w:color="auto" w:fill="FFFFFF"/>
          <w:lang w:eastAsia="zh-CN"/>
        </w:rPr>
        <w:t>data</w:t>
      </w:r>
      <w:r w:rsidRPr="00300151">
        <w:rPr>
          <w:rFonts w:eastAsia="SimSun"/>
          <w:shd w:val="clear" w:color="auto" w:fill="FFFFFF"/>
          <w:lang w:eastAsia="zh-CN"/>
        </w:rPr>
        <w:t xml:space="preserve">set </w:t>
      </w:r>
      <w:r w:rsidR="004D42D4">
        <w:rPr>
          <w:rFonts w:eastAsia="SimSun"/>
          <w:shd w:val="clear" w:color="auto" w:fill="FFFFFF"/>
          <w:lang w:eastAsia="zh-CN"/>
        </w:rPr>
        <w:t>is</w:t>
      </w:r>
      <w:r w:rsidRPr="00300151">
        <w:rPr>
          <w:rFonts w:eastAsia="SimSun"/>
          <w:shd w:val="clear" w:color="auto" w:fill="FFFFFF"/>
          <w:lang w:eastAsia="zh-CN"/>
        </w:rPr>
        <w:t xml:space="preserve"> reduced to 1.1 GB.</w:t>
      </w:r>
    </w:p>
    <w:p w14:paraId="4563919C" w14:textId="32A30998" w:rsidR="00F93EC3" w:rsidRPr="00300151" w:rsidRDefault="007A6504" w:rsidP="00300151">
      <w:pPr>
        <w:jc w:val="both"/>
        <w:rPr>
          <w:rFonts w:eastAsiaTheme="minorEastAsia"/>
          <w:shd w:val="clear" w:color="auto" w:fill="FFFFFF"/>
        </w:rPr>
      </w:pPr>
      <w:r>
        <w:rPr>
          <w:rFonts w:eastAsia="SimSun"/>
          <w:shd w:val="clear" w:color="auto" w:fill="FFFFFF"/>
          <w:lang w:eastAsia="zh-CN"/>
        </w:rPr>
        <w:t xml:space="preserve">Fig. 4 is visualizations of datasets for ICDM 2018, CIKM 2017 and the preprocessed data of this study. </w:t>
      </w:r>
      <w:r w:rsidR="00C84288" w:rsidRPr="00300151">
        <w:rPr>
          <w:rFonts w:eastAsia="SimSun"/>
          <w:shd w:val="clear" w:color="auto" w:fill="FFFFFF"/>
          <w:lang w:eastAsia="zh-CN"/>
        </w:rPr>
        <w:t xml:space="preserve">Since </w:t>
      </w:r>
      <w:bookmarkStart w:id="14" w:name="OLE_LINK1"/>
      <w:bookmarkStart w:id="15" w:name="OLE_LINK2"/>
      <w:r w:rsidR="00C84288" w:rsidRPr="00300151">
        <w:rPr>
          <w:rFonts w:eastAsia="SimSun"/>
          <w:shd w:val="clear" w:color="auto" w:fill="FFFFFF"/>
          <w:lang w:eastAsia="zh-CN"/>
        </w:rPr>
        <w:t xml:space="preserve">CIKM 2017 </w:t>
      </w:r>
      <w:bookmarkEnd w:id="14"/>
      <w:bookmarkEnd w:id="15"/>
      <w:r w:rsidR="00C84288" w:rsidRPr="00300151">
        <w:rPr>
          <w:rFonts w:eastAsia="SimSun"/>
          <w:shd w:val="clear" w:color="auto" w:fill="FFFFFF"/>
          <w:lang w:eastAsia="zh-CN"/>
        </w:rPr>
        <w:t xml:space="preserve">datasets are not a series of </w:t>
      </w:r>
      <w:r w:rsidR="00BB4205">
        <w:rPr>
          <w:rFonts w:eastAsia="SimSun"/>
          <w:shd w:val="clear" w:color="auto" w:fill="FFFFFF"/>
          <w:lang w:eastAsia="zh-CN"/>
        </w:rPr>
        <w:t>images</w:t>
      </w:r>
      <w:r w:rsidR="00C84288" w:rsidRPr="00300151">
        <w:rPr>
          <w:rFonts w:eastAsia="SimSun"/>
          <w:shd w:val="clear" w:color="auto" w:fill="FFFFFF"/>
          <w:lang w:eastAsia="zh-CN"/>
        </w:rPr>
        <w:t>, there is a need to transform CIKM 2017 dataset to similar format of I</w:t>
      </w:r>
      <w:r w:rsidR="00BB4205">
        <w:rPr>
          <w:rFonts w:eastAsia="SimSun"/>
          <w:shd w:val="clear" w:color="auto" w:fill="FFFFFF"/>
          <w:lang w:eastAsia="zh-CN"/>
        </w:rPr>
        <w:t>CDM</w:t>
      </w:r>
      <w:r w:rsidR="00C84288" w:rsidRPr="00300151">
        <w:rPr>
          <w:rFonts w:eastAsia="SimSun"/>
          <w:shd w:val="clear" w:color="auto" w:fill="FFFFFF"/>
          <w:lang w:eastAsia="zh-CN"/>
        </w:rPr>
        <w:t xml:space="preserve"> 2018 dataset. </w:t>
      </w:r>
      <w:r w:rsidR="0058645A" w:rsidRPr="00D61863">
        <w:rPr>
          <w:rFonts w:eastAsia="SimSun"/>
          <w:shd w:val="clear" w:color="auto" w:fill="FFFFFF"/>
          <w:lang w:eastAsia="zh-CN"/>
        </w:rPr>
        <w:t>As shown in Fig. 4, t</w:t>
      </w:r>
      <w:r w:rsidR="00C84288" w:rsidRPr="00300151">
        <w:rPr>
          <w:rFonts w:eastAsia="SimSun"/>
          <w:shd w:val="clear" w:color="auto" w:fill="FFFFFF"/>
          <w:lang w:eastAsia="zh-CN"/>
        </w:rPr>
        <w:t xml:space="preserve">he radar maps of 2.5 km height </w:t>
      </w:r>
      <w:r w:rsidR="004D42D4">
        <w:rPr>
          <w:rFonts w:eastAsia="SimSun"/>
          <w:shd w:val="clear" w:color="auto" w:fill="FFFFFF"/>
          <w:lang w:eastAsia="zh-CN"/>
        </w:rPr>
        <w:t>a</w:t>
      </w:r>
      <w:r w:rsidR="00C84288" w:rsidRPr="00300151">
        <w:rPr>
          <w:rFonts w:eastAsia="SimSun"/>
          <w:shd w:val="clear" w:color="auto" w:fill="FFFFFF"/>
          <w:lang w:eastAsia="zh-CN"/>
        </w:rPr>
        <w:t xml:space="preserve">re extracted from the five-dimension datasets and stored in format of </w:t>
      </w:r>
      <w:proofErr w:type="spellStart"/>
      <w:r w:rsidR="00C84288" w:rsidRPr="00300151">
        <w:rPr>
          <w:rFonts w:eastAsia="SimSun"/>
          <w:shd w:val="clear" w:color="auto" w:fill="FFFFFF"/>
          <w:lang w:eastAsia="zh-CN"/>
        </w:rPr>
        <w:t>npz</w:t>
      </w:r>
      <w:proofErr w:type="spellEnd"/>
      <w:r w:rsidR="00C84288" w:rsidRPr="00300151">
        <w:rPr>
          <w:rFonts w:eastAsia="SimSun"/>
          <w:shd w:val="clear" w:color="auto" w:fill="FFFFFF"/>
          <w:lang w:eastAsia="zh-CN"/>
        </w:rPr>
        <w:t xml:space="preserve"> that is used to save fast reading </w:t>
      </w:r>
      <w:proofErr w:type="spellStart"/>
      <w:r w:rsidR="00C84288" w:rsidRPr="00300151">
        <w:rPr>
          <w:rFonts w:eastAsia="SimSun"/>
          <w:shd w:val="clear" w:color="auto" w:fill="FFFFFF"/>
          <w:lang w:eastAsia="zh-CN"/>
        </w:rPr>
        <w:t>numpy</w:t>
      </w:r>
      <w:proofErr w:type="spellEnd"/>
      <w:r w:rsidR="00C84288" w:rsidRPr="00300151">
        <w:rPr>
          <w:rFonts w:eastAsia="SimSun"/>
          <w:shd w:val="clear" w:color="auto" w:fill="FFFFFF"/>
          <w:lang w:eastAsia="zh-CN"/>
        </w:rPr>
        <w:t xml:space="preserve"> </w:t>
      </w:r>
      <w:r w:rsidR="00E6556C" w:rsidRPr="00D61863">
        <w:rPr>
          <w:rFonts w:eastAsia="SimSun"/>
          <w:shd w:val="clear" w:color="auto" w:fill="FFFFFF"/>
          <w:lang w:eastAsia="zh-CN"/>
        </w:rPr>
        <w:t>matrixes</w:t>
      </w:r>
      <w:r w:rsidR="00C84288" w:rsidRPr="00300151">
        <w:rPr>
          <w:rFonts w:eastAsia="SimSun"/>
          <w:shd w:val="clear" w:color="auto" w:fill="FFFFFF"/>
          <w:lang w:eastAsia="zh-CN"/>
        </w:rPr>
        <w:t xml:space="preserve">. </w:t>
      </w:r>
      <w:r w:rsidR="0058645A" w:rsidRPr="00D61863">
        <w:rPr>
          <w:rFonts w:eastAsia="SimSun"/>
          <w:shd w:val="clear" w:color="auto" w:fill="FFFFFF"/>
          <w:lang w:eastAsia="zh-CN"/>
        </w:rPr>
        <w:t>To suit the input format of convolution layers, the 101</w:t>
      </w:r>
      <m:oMath>
        <m:r>
          <m:rPr>
            <m:nor/>
          </m:rPr>
          <w:rPr>
            <w:rFonts w:eastAsia="SimSun"/>
            <w:shd w:val="clear" w:color="auto" w:fill="FFFFFF"/>
            <w:lang w:eastAsia="zh-CN"/>
          </w:rPr>
          <m:t>×101</m:t>
        </m:r>
      </m:oMath>
      <w:r w:rsidR="0058645A" w:rsidRPr="00D61863">
        <w:rPr>
          <w:rFonts w:eastAsia="SimSun"/>
          <w:shd w:val="clear" w:color="auto" w:fill="FFFFFF"/>
          <w:lang w:eastAsia="zh-CN"/>
        </w:rPr>
        <w:t xml:space="preserve"> matrix </w:t>
      </w:r>
      <w:r w:rsidR="004D42D4">
        <w:rPr>
          <w:rFonts w:eastAsia="SimSun"/>
          <w:shd w:val="clear" w:color="auto" w:fill="FFFFFF"/>
          <w:lang w:eastAsia="zh-CN"/>
        </w:rPr>
        <w:t>i</w:t>
      </w:r>
      <w:r w:rsidR="0058645A" w:rsidRPr="00D61863">
        <w:rPr>
          <w:rFonts w:eastAsia="SimSun"/>
          <w:shd w:val="clear" w:color="auto" w:fill="FFFFFF"/>
          <w:lang w:eastAsia="zh-CN"/>
        </w:rPr>
        <w:t>s transformed to 100</w:t>
      </w:r>
      <m:oMath>
        <m:r>
          <m:rPr>
            <m:nor/>
          </m:rPr>
          <w:rPr>
            <w:rFonts w:eastAsia="SimSun"/>
            <w:shd w:val="clear" w:color="auto" w:fill="FFFFFF"/>
            <w:lang w:eastAsia="zh-CN"/>
          </w:rPr>
          <m:t>×</m:t>
        </m:r>
      </m:oMath>
      <w:r w:rsidR="0058645A" w:rsidRPr="00D61863">
        <w:rPr>
          <w:rFonts w:eastAsia="SimSun"/>
          <w:shd w:val="clear" w:color="auto" w:fill="FFFFFF"/>
          <w:lang w:eastAsia="zh-CN"/>
        </w:rPr>
        <w:t>100 with the first line and row omitted.</w:t>
      </w:r>
      <w:r w:rsidR="00E6556C" w:rsidRPr="00D61863">
        <w:rPr>
          <w:rFonts w:eastAsia="SimSun"/>
          <w:shd w:val="clear" w:color="auto" w:fill="FFFFFF"/>
          <w:lang w:eastAsia="zh-CN"/>
        </w:rPr>
        <w:t xml:space="preserve"> </w:t>
      </w:r>
      <w:r w:rsidR="00614DE7">
        <w:rPr>
          <w:rFonts w:eastAsia="SimSun"/>
          <w:shd w:val="clear" w:color="auto" w:fill="FFFFFF"/>
          <w:lang w:eastAsia="zh-CN"/>
        </w:rPr>
        <w:t xml:space="preserve">Among the 15 images for each sequence, we choose the first seven images as the input and produce seven predictions. </w:t>
      </w:r>
      <w:r w:rsidR="00C84288" w:rsidRPr="00300151">
        <w:rPr>
          <w:rFonts w:eastAsia="SimSun"/>
          <w:shd w:val="clear" w:color="auto" w:fill="FFFFFF"/>
          <w:lang w:eastAsia="zh-CN"/>
        </w:rPr>
        <w:t>All source codes for this study can be found on my GitHub repo (</w:t>
      </w:r>
      <w:hyperlink r:id="rId17" w:history="1">
        <w:r w:rsidR="00C84288" w:rsidRPr="00300151">
          <w:rPr>
            <w:rStyle w:val="Hyperlink"/>
            <w:color w:val="auto"/>
          </w:rPr>
          <w:t>https://github.com/553269487/ConvLSTM-on-TIANCHI-CIKM-2017</w:t>
        </w:r>
      </w:hyperlink>
      <w:r w:rsidR="00C84288" w:rsidRPr="00300151">
        <w:rPr>
          <w:rFonts w:eastAsia="SimSun"/>
          <w:shd w:val="clear" w:color="auto" w:fill="FFFFFF"/>
          <w:lang w:eastAsia="zh-CN"/>
        </w:rPr>
        <w:t>).</w:t>
      </w:r>
    </w:p>
    <w:p w14:paraId="17D5F91F" w14:textId="3242EF08" w:rsidR="00F93EC3" w:rsidRPr="00300151" w:rsidRDefault="00727503" w:rsidP="00300151">
      <w:pPr>
        <w:pStyle w:val="Heading3"/>
        <w:spacing w:afterLines="50" w:after="156" w:afterAutospacing="0"/>
        <w:rPr>
          <w:rFonts w:ascii="Times New Roman" w:hAnsi="Times New Roman" w:hint="default"/>
          <w:shd w:val="clear" w:color="auto" w:fill="FFFFFF"/>
        </w:rPr>
      </w:pPr>
      <w:r w:rsidRPr="00D61863">
        <w:rPr>
          <w:rFonts w:ascii="Times New Roman" w:hAnsi="Times New Roman" w:hint="default"/>
          <w:shd w:val="clear" w:color="auto" w:fill="FFFFFF"/>
        </w:rPr>
        <w:t>4</w:t>
      </w:r>
      <w:r w:rsidR="00C84288" w:rsidRPr="00300151">
        <w:rPr>
          <w:rFonts w:ascii="Times New Roman" w:hAnsi="Times New Roman" w:hint="default"/>
          <w:shd w:val="clear" w:color="auto" w:fill="FFFFFF"/>
        </w:rPr>
        <w:t>.</w:t>
      </w:r>
      <w:r w:rsidRPr="00D61863">
        <w:rPr>
          <w:rFonts w:ascii="Times New Roman" w:hAnsi="Times New Roman" w:hint="default"/>
          <w:shd w:val="clear" w:color="auto" w:fill="FFFFFF"/>
        </w:rPr>
        <w:t>2</w:t>
      </w:r>
      <w:r w:rsidR="00C84288" w:rsidRPr="00300151">
        <w:rPr>
          <w:rFonts w:ascii="Times New Roman" w:hAnsi="Times New Roman" w:hint="default"/>
          <w:shd w:val="clear" w:color="auto" w:fill="FFFFFF"/>
        </w:rPr>
        <w:t xml:space="preserve"> Training</w:t>
      </w:r>
    </w:p>
    <w:p w14:paraId="7D133E08" w14:textId="529B6F15" w:rsidR="00F93EC3" w:rsidRPr="00300151" w:rsidRDefault="00C84288" w:rsidP="00300151">
      <w:pPr>
        <w:spacing w:afterLines="50" w:after="156"/>
        <w:jc w:val="both"/>
        <w:rPr>
          <w:rFonts w:eastAsiaTheme="minorEastAsia"/>
          <w:lang w:eastAsia="zh-CN"/>
        </w:rPr>
      </w:pPr>
      <w:proofErr w:type="spellStart"/>
      <w:r w:rsidRPr="00300151">
        <w:rPr>
          <w:rFonts w:eastAsiaTheme="minorEastAsia"/>
          <w:lang w:eastAsia="zh-CN"/>
        </w:rPr>
        <w:t>Pytorch</w:t>
      </w:r>
      <w:proofErr w:type="spellEnd"/>
      <w:r w:rsidRPr="00300151">
        <w:rPr>
          <w:rFonts w:eastAsiaTheme="minorEastAsia"/>
          <w:lang w:eastAsia="zh-CN"/>
        </w:rPr>
        <w:t xml:space="preserve"> </w:t>
      </w:r>
      <w:r w:rsidR="00617900">
        <w:rPr>
          <w:rFonts w:eastAsiaTheme="minorEastAsia"/>
          <w:lang w:eastAsia="zh-CN"/>
        </w:rPr>
        <w:t>is</w:t>
      </w:r>
      <w:r w:rsidRPr="00300151">
        <w:rPr>
          <w:rFonts w:eastAsiaTheme="minorEastAsia"/>
          <w:lang w:eastAsia="zh-CN"/>
        </w:rPr>
        <w:t xml:space="preserve"> used for deploying models in this study. </w:t>
      </w:r>
      <w:proofErr w:type="spellStart"/>
      <w:r w:rsidRPr="00300151">
        <w:rPr>
          <w:rFonts w:eastAsiaTheme="minorEastAsia"/>
          <w:lang w:eastAsia="zh-CN"/>
        </w:rPr>
        <w:t>Pytorch</w:t>
      </w:r>
      <w:proofErr w:type="spellEnd"/>
      <w:r w:rsidRPr="00300151">
        <w:rPr>
          <w:rFonts w:eastAsiaTheme="minorEastAsia"/>
          <w:lang w:eastAsia="zh-CN"/>
        </w:rPr>
        <w:t xml:space="preserve"> is an open source deep learning framework designed by Facebook </w:t>
      </w:r>
      <w:r w:rsidRPr="00300151">
        <w:rPr>
          <w:rFonts w:eastAsiaTheme="minorEastAsia"/>
          <w:lang w:eastAsia="zh-CN"/>
        </w:rPr>
        <w:fldChar w:fldCharType="begin"/>
      </w:r>
      <w:r w:rsidRPr="00300151">
        <w:rPr>
          <w:rFonts w:eastAsiaTheme="minorEastAsia"/>
          <w:lang w:eastAsia="zh-CN"/>
        </w:rPr>
        <w:instrText xml:space="preserve"> ADDIN ZOTERO_ITEM CSL_CITATION {"citationID":"K6Szw1e9","properties":{"formattedCitation":"(Ketkar, 2017)","plainCitation":"(Ketkar, 2017)","noteIndex":0},"citationItems":[{"id":641,"uris":["http://zotero.org/users/local/tMexI1tO/items/CYRL2VHW"],"uri":["http://zotero.org/users/local/tMexI1tO/items/CYRL2VHW"],"itemData":{"id":641,"type":"chapter","abstract":"In this chapter, we will cover PyTorch which is a more recent addition to the ecosystem of the deep learning framework. PyTorch can be seen as a Python front end to the Torch engine (which initially only had Lua bindings) which at its heart provides the ability to define mathematical functions and compute their gradients. PyTorch has fairly good Graphical Processing Unit (GPU) support and is a fast-maturing framework.","container-title":"Deep Learning with Python: A Hands-on Introduction","event-place":"Berkeley, CA","ISBN":"978-1-4842-2766-4","note":"DOI: 10.1007/978-1-4842-2766-4_12","page":"195-208","publisher":"Apress","publisher-place":"Berkeley, CA","title":"Introduction to PyTorch","URL":"https://doi.org/10.1007/978-1-4842-2766-4_12","author":[{"family":"Ketkar","given":"Nikhil"}],"editor":[{"family":"Ketkar","given":"Nikhil"}],"issued":{"date-parts":[["2017"]]}}}],"schema":"https://github.com/citation-style-language/schema/raw/master/csl-citation.json"} </w:instrText>
      </w:r>
      <w:r w:rsidRPr="00300151">
        <w:rPr>
          <w:rFonts w:eastAsiaTheme="minorEastAsia"/>
          <w:lang w:eastAsia="zh-CN"/>
        </w:rPr>
        <w:fldChar w:fldCharType="separate"/>
      </w:r>
      <w:r w:rsidRPr="00300151">
        <w:rPr>
          <w:rFonts w:eastAsiaTheme="minorEastAsia"/>
          <w:lang w:eastAsia="zh-CN"/>
        </w:rPr>
        <w:t>(Ketkar, 2017)</w:t>
      </w:r>
      <w:r w:rsidRPr="00300151">
        <w:rPr>
          <w:rFonts w:eastAsiaTheme="minorEastAsia"/>
          <w:lang w:eastAsia="zh-CN"/>
        </w:rPr>
        <w:fldChar w:fldCharType="end"/>
      </w:r>
      <w:r w:rsidRPr="00300151">
        <w:rPr>
          <w:rFonts w:eastAsiaTheme="minorEastAsia"/>
          <w:lang w:eastAsia="zh-CN"/>
        </w:rPr>
        <w:t xml:space="preserve">. Compared to other frameworks like </w:t>
      </w:r>
      <w:proofErr w:type="spellStart"/>
      <w:r w:rsidRPr="00300151">
        <w:rPr>
          <w:rFonts w:eastAsiaTheme="minorEastAsia"/>
          <w:lang w:eastAsia="zh-CN"/>
        </w:rPr>
        <w:t>Tensorflow</w:t>
      </w:r>
      <w:proofErr w:type="spellEnd"/>
      <w:r w:rsidRPr="00300151">
        <w:rPr>
          <w:rFonts w:eastAsiaTheme="minorEastAsia"/>
          <w:lang w:eastAsia="zh-CN"/>
        </w:rPr>
        <w:t xml:space="preserve"> and </w:t>
      </w:r>
      <w:proofErr w:type="spellStart"/>
      <w:r w:rsidRPr="00300151">
        <w:rPr>
          <w:rFonts w:eastAsiaTheme="minorEastAsia"/>
          <w:lang w:eastAsia="zh-CN"/>
        </w:rPr>
        <w:t>Keras</w:t>
      </w:r>
      <w:proofErr w:type="spellEnd"/>
      <w:r w:rsidRPr="00300151">
        <w:rPr>
          <w:rFonts w:eastAsiaTheme="minorEastAsia"/>
          <w:lang w:eastAsia="zh-CN"/>
        </w:rPr>
        <w:t xml:space="preserve">, </w:t>
      </w:r>
      <w:proofErr w:type="spellStart"/>
      <w:r w:rsidRPr="00300151">
        <w:rPr>
          <w:rFonts w:eastAsiaTheme="minorEastAsia"/>
          <w:lang w:eastAsia="zh-CN"/>
        </w:rPr>
        <w:t>Pytorch</w:t>
      </w:r>
      <w:proofErr w:type="spellEnd"/>
      <w:r w:rsidRPr="00300151">
        <w:rPr>
          <w:rFonts w:eastAsiaTheme="minorEastAsia"/>
          <w:lang w:eastAsia="zh-CN"/>
        </w:rPr>
        <w:t xml:space="preserve"> has a good balance between </w:t>
      </w:r>
      <w:r w:rsidR="007A6504">
        <w:rPr>
          <w:rFonts w:eastAsiaTheme="minorEastAsia"/>
          <w:lang w:eastAsia="zh-CN"/>
        </w:rPr>
        <w:t>simplicity</w:t>
      </w:r>
      <w:r w:rsidRPr="00300151">
        <w:rPr>
          <w:rFonts w:eastAsiaTheme="minorEastAsia"/>
          <w:lang w:eastAsia="zh-CN"/>
        </w:rPr>
        <w:t xml:space="preserve"> </w:t>
      </w:r>
      <w:r w:rsidR="007A6504">
        <w:rPr>
          <w:rFonts w:eastAsiaTheme="minorEastAsia"/>
          <w:lang w:eastAsia="zh-CN"/>
        </w:rPr>
        <w:t xml:space="preserve">and </w:t>
      </w:r>
      <w:r w:rsidR="007A6504" w:rsidRPr="00300151">
        <w:rPr>
          <w:rFonts w:eastAsiaTheme="minorEastAsia"/>
          <w:lang w:eastAsia="zh-CN"/>
        </w:rPr>
        <w:t>customiz</w:t>
      </w:r>
      <w:r w:rsidR="007A6504">
        <w:rPr>
          <w:rFonts w:eastAsiaTheme="minorEastAsia"/>
          <w:lang w:eastAsia="zh-CN"/>
        </w:rPr>
        <w:t>ation</w:t>
      </w:r>
      <w:r w:rsidRPr="00300151">
        <w:rPr>
          <w:rFonts w:eastAsiaTheme="minorEastAsia"/>
          <w:lang w:eastAsia="zh-CN"/>
        </w:rPr>
        <w:t xml:space="preserve">. </w:t>
      </w:r>
      <w:proofErr w:type="spellStart"/>
      <w:r w:rsidRPr="00300151">
        <w:rPr>
          <w:rFonts w:eastAsiaTheme="minorEastAsia"/>
          <w:lang w:eastAsia="zh-CN"/>
        </w:rPr>
        <w:t>Pytorch</w:t>
      </w:r>
      <w:proofErr w:type="spellEnd"/>
      <w:r w:rsidRPr="00300151">
        <w:rPr>
          <w:rFonts w:eastAsiaTheme="minorEastAsia"/>
          <w:lang w:eastAsia="zh-CN"/>
        </w:rPr>
        <w:t xml:space="preserve"> provides complete and stable dependency for </w:t>
      </w:r>
      <w:r w:rsidRPr="00300151">
        <w:rPr>
          <w:rFonts w:eastAsiaTheme="minorEastAsia"/>
          <w:lang w:eastAsia="zh-CN"/>
        </w:rPr>
        <w:lastRenderedPageBreak/>
        <w:t>graphics processing units (GPU) which can train deep learning models much faster than central processing units (CPU).</w:t>
      </w:r>
    </w:p>
    <w:p w14:paraId="35A1B970" w14:textId="280377AF" w:rsidR="00F93EC3" w:rsidRPr="00300151" w:rsidRDefault="00303491" w:rsidP="00300151">
      <w:pPr>
        <w:spacing w:afterLines="50" w:after="156"/>
        <w:jc w:val="both"/>
        <w:rPr>
          <w:rFonts w:eastAsiaTheme="minorEastAsia"/>
          <w:lang w:eastAsia="zh-CN"/>
        </w:rPr>
      </w:pPr>
      <w:r w:rsidRPr="00D61863">
        <w:rPr>
          <w:rFonts w:eastAsiaTheme="minorEastAsia"/>
          <w:lang w:eastAsia="zh-CN"/>
        </w:rPr>
        <w:t>T</w:t>
      </w:r>
      <w:r w:rsidR="00C84288" w:rsidRPr="00300151">
        <w:rPr>
          <w:rFonts w:eastAsiaTheme="minorEastAsia"/>
          <w:lang w:eastAsia="zh-CN"/>
        </w:rPr>
        <w:t xml:space="preserve">raining and testing </w:t>
      </w:r>
      <w:r w:rsidR="00617900">
        <w:rPr>
          <w:rFonts w:eastAsiaTheme="minorEastAsia"/>
          <w:lang w:eastAsia="zh-CN"/>
        </w:rPr>
        <w:t xml:space="preserve">are </w:t>
      </w:r>
      <w:r w:rsidR="00C84288" w:rsidRPr="00300151">
        <w:rPr>
          <w:rFonts w:eastAsiaTheme="minorEastAsia"/>
          <w:lang w:eastAsia="zh-CN"/>
        </w:rPr>
        <w:t xml:space="preserve">conducted on a single laptop version GTX 2060 GPU. </w:t>
      </w:r>
      <w:r w:rsidRPr="00D61863">
        <w:rPr>
          <w:rFonts w:eastAsiaTheme="minorEastAsia"/>
          <w:lang w:eastAsia="zh-CN"/>
        </w:rPr>
        <w:t>D</w:t>
      </w:r>
      <w:r w:rsidR="00C84288" w:rsidRPr="00300151">
        <w:rPr>
          <w:rFonts w:eastAsiaTheme="minorEastAsia"/>
          <w:lang w:eastAsia="zh-CN"/>
        </w:rPr>
        <w:t>espite mov</w:t>
      </w:r>
      <w:r w:rsidRPr="00D61863">
        <w:rPr>
          <w:rFonts w:eastAsiaTheme="minorEastAsia"/>
          <w:lang w:eastAsia="zh-CN"/>
        </w:rPr>
        <w:t>ing</w:t>
      </w:r>
      <w:r w:rsidR="00C84288" w:rsidRPr="00300151">
        <w:rPr>
          <w:rFonts w:eastAsiaTheme="minorEastAsia"/>
          <w:lang w:eastAsia="zh-CN"/>
        </w:rPr>
        <w:t xml:space="preserve"> the training from CPU to GPU which sharply increase</w:t>
      </w:r>
      <w:r w:rsidR="00617900">
        <w:rPr>
          <w:rFonts w:eastAsiaTheme="minorEastAsia"/>
          <w:lang w:eastAsia="zh-CN"/>
        </w:rPr>
        <w:t>s</w:t>
      </w:r>
      <w:r w:rsidR="00C84288" w:rsidRPr="00300151">
        <w:rPr>
          <w:rFonts w:eastAsiaTheme="minorEastAsia"/>
          <w:lang w:eastAsia="zh-CN"/>
        </w:rPr>
        <w:t xml:space="preserve"> the training speed, per epoch training still t</w:t>
      </w:r>
      <w:r w:rsidRPr="00D61863">
        <w:rPr>
          <w:rFonts w:eastAsiaTheme="minorEastAsia"/>
          <w:lang w:eastAsia="zh-CN"/>
        </w:rPr>
        <w:t>ook</w:t>
      </w:r>
      <w:r w:rsidR="00C84288" w:rsidRPr="00300151">
        <w:rPr>
          <w:rFonts w:eastAsiaTheme="minorEastAsia"/>
          <w:lang w:eastAsia="zh-CN"/>
        </w:rPr>
        <w:t xml:space="preserve"> 35 minutes, which </w:t>
      </w:r>
      <w:r w:rsidR="00617900">
        <w:rPr>
          <w:rFonts w:eastAsiaTheme="minorEastAsia"/>
          <w:lang w:eastAsia="zh-CN"/>
        </w:rPr>
        <w:t>i</w:t>
      </w:r>
      <w:r w:rsidRPr="00D61863">
        <w:rPr>
          <w:rFonts w:eastAsiaTheme="minorEastAsia"/>
          <w:lang w:eastAsia="zh-CN"/>
        </w:rPr>
        <w:t>s</w:t>
      </w:r>
      <w:r w:rsidR="00C84288" w:rsidRPr="00300151">
        <w:rPr>
          <w:rFonts w:eastAsiaTheme="minorEastAsia"/>
          <w:lang w:eastAsia="zh-CN"/>
        </w:rPr>
        <w:t xml:space="preserve"> not acceptable because this study expect</w:t>
      </w:r>
      <w:r w:rsidRPr="00D61863">
        <w:rPr>
          <w:rFonts w:eastAsiaTheme="minorEastAsia"/>
          <w:lang w:eastAsia="zh-CN"/>
        </w:rPr>
        <w:t>ed</w:t>
      </w:r>
      <w:r w:rsidR="00C84288" w:rsidRPr="00300151">
        <w:rPr>
          <w:rFonts w:eastAsiaTheme="minorEastAsia"/>
          <w:lang w:eastAsia="zh-CN"/>
        </w:rPr>
        <w:t xml:space="preserve"> to have 20 epoch training for </w:t>
      </w:r>
      <w:r w:rsidR="00617900">
        <w:rPr>
          <w:rFonts w:eastAsiaTheme="minorEastAsia"/>
          <w:lang w:eastAsia="zh-CN"/>
        </w:rPr>
        <w:t>each</w:t>
      </w:r>
      <w:r w:rsidR="00C84288" w:rsidRPr="00300151">
        <w:rPr>
          <w:rFonts w:eastAsiaTheme="minorEastAsia"/>
          <w:lang w:eastAsia="zh-CN"/>
        </w:rPr>
        <w:t xml:space="preserve"> model. </w:t>
      </w:r>
      <w:r w:rsidRPr="00D61863">
        <w:rPr>
          <w:rFonts w:eastAsiaTheme="minorEastAsia"/>
          <w:lang w:eastAsia="zh-CN"/>
        </w:rPr>
        <w:t xml:space="preserve">Several </w:t>
      </w:r>
      <w:r w:rsidR="00C84288" w:rsidRPr="00300151">
        <w:rPr>
          <w:rFonts w:eastAsiaTheme="minorEastAsia"/>
          <w:lang w:eastAsia="zh-CN"/>
        </w:rPr>
        <w:t xml:space="preserve">tricks </w:t>
      </w:r>
      <w:r w:rsidRPr="00D61863">
        <w:rPr>
          <w:rFonts w:eastAsiaTheme="minorEastAsia"/>
          <w:lang w:eastAsia="zh-CN"/>
        </w:rPr>
        <w:t>were</w:t>
      </w:r>
      <w:r w:rsidR="00C84288" w:rsidRPr="00300151">
        <w:rPr>
          <w:rFonts w:eastAsiaTheme="minorEastAsia"/>
          <w:lang w:eastAsia="zh-CN"/>
        </w:rPr>
        <w:t xml:space="preserve"> used to speed up the process. First, pushing data from CPU to GPU frequently would significantly slow down the model processing because the difference in access</w:t>
      </w:r>
      <w:r w:rsidRPr="00D61863">
        <w:rPr>
          <w:rFonts w:eastAsiaTheme="minorEastAsia"/>
          <w:lang w:eastAsia="zh-CN"/>
        </w:rPr>
        <w:t>ing</w:t>
      </w:r>
      <w:r w:rsidR="00C84288" w:rsidRPr="00300151">
        <w:rPr>
          <w:rFonts w:eastAsiaTheme="minorEastAsia"/>
          <w:lang w:eastAsia="zh-CN"/>
        </w:rPr>
        <w:t xml:space="preserve"> speed between CPU and GPU. To reduce the frequency as lowest as possible, we set the batch number (amounts of the sets of data that the model process per iterative)</w:t>
      </w:r>
      <w:r w:rsidRPr="00D61863">
        <w:rPr>
          <w:rFonts w:eastAsiaTheme="minorEastAsia"/>
          <w:lang w:eastAsia="zh-CN"/>
        </w:rPr>
        <w:t xml:space="preserve"> and</w:t>
      </w:r>
      <w:r w:rsidR="00C84288" w:rsidRPr="00300151">
        <w:rPr>
          <w:rFonts w:eastAsiaTheme="minorEastAsia"/>
          <w:lang w:eastAsia="zh-CN"/>
        </w:rPr>
        <w:t xml:space="preserve"> number workers (amounts of batch loaded from storage to GPU each time) to the maximum level that the laptop CPU and RAM can afford. Besides, setting ‘</w:t>
      </w:r>
      <w:proofErr w:type="spellStart"/>
      <w:proofErr w:type="gramStart"/>
      <w:r w:rsidR="00C84288" w:rsidRPr="00300151">
        <w:rPr>
          <w:rFonts w:eastAsiaTheme="minorEastAsia"/>
          <w:lang w:eastAsia="zh-CN"/>
        </w:rPr>
        <w:t>cudnn.benchmark</w:t>
      </w:r>
      <w:proofErr w:type="spellEnd"/>
      <w:proofErr w:type="gramEnd"/>
      <w:r w:rsidR="00C84288" w:rsidRPr="00300151">
        <w:rPr>
          <w:rFonts w:eastAsiaTheme="minorEastAsia"/>
          <w:lang w:eastAsia="zh-CN"/>
        </w:rPr>
        <w:t>’ as true enable</w:t>
      </w:r>
      <w:r w:rsidR="004D5181" w:rsidRPr="00D61863">
        <w:rPr>
          <w:rFonts w:eastAsiaTheme="minorEastAsia"/>
          <w:lang w:eastAsia="zh-CN"/>
        </w:rPr>
        <w:t>d</w:t>
      </w:r>
      <w:r w:rsidR="00C84288" w:rsidRPr="00300151">
        <w:rPr>
          <w:rFonts w:eastAsiaTheme="minorEastAsia"/>
          <w:lang w:eastAsia="zh-CN"/>
        </w:rPr>
        <w:t xml:space="preserve"> the </w:t>
      </w:r>
      <w:proofErr w:type="spellStart"/>
      <w:r w:rsidR="00C84288" w:rsidRPr="00300151">
        <w:rPr>
          <w:rFonts w:eastAsiaTheme="minorEastAsia"/>
          <w:lang w:eastAsia="zh-CN"/>
        </w:rPr>
        <w:t>Pytorch</w:t>
      </w:r>
      <w:proofErr w:type="spellEnd"/>
      <w:r w:rsidR="00C84288" w:rsidRPr="00300151">
        <w:rPr>
          <w:rFonts w:eastAsiaTheme="minorEastAsia"/>
          <w:lang w:eastAsia="zh-CN"/>
        </w:rPr>
        <w:t xml:space="preserve"> to find the most optimized algorithm in data processing. At last mixed precision training </w:t>
      </w:r>
      <w:r w:rsidR="00617900">
        <w:rPr>
          <w:rFonts w:eastAsiaTheme="minorEastAsia"/>
          <w:lang w:eastAsia="zh-CN"/>
        </w:rPr>
        <w:t>i</w:t>
      </w:r>
      <w:r w:rsidR="00C84288" w:rsidRPr="00300151">
        <w:rPr>
          <w:rFonts w:eastAsiaTheme="minorEastAsia"/>
          <w:lang w:eastAsia="zh-CN"/>
        </w:rPr>
        <w:t xml:space="preserve">s invoked. Rather than treating all numbers as 32 bits, mixed precision training automatically treats part of parameters as 16 bits, which would dramatically reduce the training time cost. Using all the tricks above, the time cost per epoch </w:t>
      </w:r>
      <w:r w:rsidR="004D42D4">
        <w:rPr>
          <w:rFonts w:eastAsiaTheme="minorEastAsia"/>
          <w:lang w:eastAsia="zh-CN"/>
        </w:rPr>
        <w:t>i</w:t>
      </w:r>
      <w:r w:rsidR="00C84288" w:rsidRPr="00300151">
        <w:rPr>
          <w:rFonts w:eastAsiaTheme="minorEastAsia"/>
          <w:lang w:eastAsia="zh-CN"/>
        </w:rPr>
        <w:t>s reduced from around 30 minutes to 10 minutes for Moving MNIST dataset.</w:t>
      </w:r>
    </w:p>
    <w:p w14:paraId="6132E23A" w14:textId="1E607FEC" w:rsidR="00F93EC3" w:rsidRPr="00300151" w:rsidRDefault="00C84288" w:rsidP="004429C2">
      <w:pPr>
        <w:spacing w:afterLines="50" w:after="156"/>
        <w:jc w:val="both"/>
        <w:rPr>
          <w:rFonts w:eastAsiaTheme="minorEastAsia"/>
          <w:lang w:eastAsia="zh-CN"/>
        </w:rPr>
      </w:pPr>
      <w:r w:rsidRPr="00300151">
        <w:rPr>
          <w:rFonts w:eastAsiaTheme="minorEastAsia"/>
          <w:lang w:eastAsia="zh-CN"/>
        </w:rPr>
        <w:t xml:space="preserve">As mentioned in Section 2.2, the two important factors that influence the training of a model is loss and optimizer. </w:t>
      </w:r>
      <w:r w:rsidR="00095530">
        <w:rPr>
          <w:rFonts w:eastAsiaTheme="minorEastAsia"/>
          <w:lang w:eastAsia="zh-CN"/>
        </w:rPr>
        <w:t>M</w:t>
      </w:r>
      <w:r w:rsidR="00095530" w:rsidRPr="00300151">
        <w:rPr>
          <w:rFonts w:eastAsiaTheme="minorEastAsia"/>
          <w:lang w:eastAsia="zh-CN"/>
        </w:rPr>
        <w:t xml:space="preserve">ean squared error </w:t>
      </w:r>
      <w:r w:rsidR="00095530">
        <w:rPr>
          <w:rFonts w:eastAsiaTheme="minorEastAsia"/>
          <w:lang w:eastAsia="zh-CN"/>
        </w:rPr>
        <w:t>(</w:t>
      </w:r>
      <w:r w:rsidR="00617900" w:rsidRPr="00300151">
        <w:rPr>
          <w:rFonts w:eastAsiaTheme="minorEastAsia"/>
          <w:lang w:eastAsia="zh-CN"/>
        </w:rPr>
        <w:t>MSE</w:t>
      </w:r>
      <w:r w:rsidR="00095530">
        <w:rPr>
          <w:rFonts w:eastAsiaTheme="minorEastAsia"/>
          <w:lang w:eastAsia="zh-CN"/>
        </w:rPr>
        <w:t>)</w:t>
      </w:r>
      <w:r w:rsidR="00617900" w:rsidRPr="00300151">
        <w:rPr>
          <w:rFonts w:eastAsiaTheme="minorEastAsia"/>
          <w:lang w:eastAsia="zh-CN"/>
        </w:rPr>
        <w:t xml:space="preserve"> is a simple loss function that require less computation than other loss function. Models with </w:t>
      </w:r>
      <w:r w:rsidR="00095530" w:rsidRPr="00300151">
        <w:rPr>
          <w:rFonts w:eastAsiaTheme="minorEastAsia"/>
          <w:lang w:eastAsia="zh-CN"/>
        </w:rPr>
        <w:t>Adaptive Moment Estimation</w:t>
      </w:r>
      <w:r w:rsidR="00095530">
        <w:rPr>
          <w:rFonts w:eastAsiaTheme="minorEastAsia"/>
          <w:lang w:eastAsia="zh-CN"/>
        </w:rPr>
        <w:t xml:space="preserve"> (</w:t>
      </w:r>
      <w:r w:rsidR="00617900" w:rsidRPr="00300151">
        <w:rPr>
          <w:rFonts w:eastAsiaTheme="minorEastAsia"/>
          <w:lang w:eastAsia="zh-CN"/>
        </w:rPr>
        <w:t>Adam</w:t>
      </w:r>
      <w:r w:rsidR="00095530">
        <w:rPr>
          <w:rFonts w:eastAsiaTheme="minorEastAsia"/>
          <w:lang w:eastAsia="zh-CN"/>
        </w:rPr>
        <w:t>)</w:t>
      </w:r>
      <w:r w:rsidR="00617900" w:rsidRPr="00300151">
        <w:rPr>
          <w:rFonts w:eastAsiaTheme="minorEastAsia"/>
          <w:lang w:eastAsia="zh-CN"/>
        </w:rPr>
        <w:t xml:space="preserve"> usually outputs more reliable results than other optimizer</w:t>
      </w:r>
      <w:r w:rsidR="00617900" w:rsidRPr="00D61863">
        <w:rPr>
          <w:rFonts w:eastAsiaTheme="minorEastAsia"/>
          <w:lang w:eastAsia="zh-CN"/>
        </w:rPr>
        <w:t>s</w:t>
      </w:r>
      <w:r w:rsidR="00617900" w:rsidRPr="00300151">
        <w:rPr>
          <w:rFonts w:eastAsiaTheme="minorEastAsia"/>
          <w:lang w:eastAsia="zh-CN"/>
        </w:rPr>
        <w:t xml:space="preserve"> </w:t>
      </w:r>
      <w:r w:rsidR="00617900" w:rsidRPr="00300151">
        <w:rPr>
          <w:rFonts w:eastAsiaTheme="minorEastAsia"/>
          <w:lang w:eastAsia="zh-CN"/>
        </w:rPr>
        <w:fldChar w:fldCharType="begin"/>
      </w:r>
      <w:r w:rsidR="00617900" w:rsidRPr="00300151">
        <w:rPr>
          <w:rFonts w:eastAsiaTheme="minorEastAsia"/>
          <w:lang w:eastAsia="zh-CN"/>
        </w:rPr>
        <w:instrText xml:space="preserve"> ADDIN ZOTERO_ITEM CSL_CITATION {"citationID":"Kbnu2ikK","properties":{"formattedCitation":"(Kingma and Ba, 2017)","plainCitation":"(Kingma and Ba, 2017)","noteIndex":0},"citationItems":[{"id":642,"uris":["http://zotero.org/users/local/tMexI1tO/items/BMV3JWSR"],"uri":["http://zotero.org/users/local/tMexI1tO/items/BMV3JWSR"],"itemData":{"id":642,"type":"article-journal","abstract":"We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norm.","container-title":"arXiv:1412.6980 [cs]","note":"arXiv: 1412.6980","source":"arXiv.org","title":"Adam: A Method for Stochastic Optimization","title-short":"Adam","URL":"http://arxiv.org/abs/1412.6980","author":[{"family":"Kingma","given":"Diederik P."},{"family":"Ba","given":"Jimmy"}],"accessed":{"date-parts":[["2021",4,3]]},"issued":{"date-parts":[["2017",1,29]]}}}],"schema":"https://github.com/citation-style-language/schema/raw/master/csl-citation.json"} </w:instrText>
      </w:r>
      <w:r w:rsidR="00617900" w:rsidRPr="00300151">
        <w:rPr>
          <w:rFonts w:eastAsiaTheme="minorEastAsia"/>
          <w:lang w:eastAsia="zh-CN"/>
        </w:rPr>
        <w:fldChar w:fldCharType="separate"/>
      </w:r>
      <w:r w:rsidR="00617900" w:rsidRPr="00300151">
        <w:rPr>
          <w:rFonts w:eastAsiaTheme="minorEastAsia"/>
          <w:lang w:eastAsia="zh-CN"/>
        </w:rPr>
        <w:t>(Kingma and Ba, 2017)</w:t>
      </w:r>
      <w:r w:rsidR="00617900" w:rsidRPr="00300151">
        <w:rPr>
          <w:rFonts w:eastAsiaTheme="minorEastAsia"/>
          <w:lang w:eastAsia="zh-CN"/>
        </w:rPr>
        <w:fldChar w:fldCharType="end"/>
      </w:r>
      <w:r w:rsidR="00617900" w:rsidRPr="00300151">
        <w:rPr>
          <w:rFonts w:eastAsiaTheme="minorEastAsia"/>
          <w:lang w:eastAsia="zh-CN"/>
        </w:rPr>
        <w:t xml:space="preserve">. </w:t>
      </w:r>
      <w:r w:rsidRPr="00300151">
        <w:rPr>
          <w:rFonts w:eastAsiaTheme="minorEastAsia"/>
          <w:lang w:eastAsia="zh-CN"/>
        </w:rPr>
        <w:t xml:space="preserve">Here we choose MSE as loss and Adam as optimizer. </w:t>
      </w:r>
    </w:p>
    <w:p w14:paraId="781DA548" w14:textId="4CD8CA51" w:rsidR="00F93EC3" w:rsidRPr="00300151" w:rsidRDefault="00727503" w:rsidP="00300151">
      <w:pPr>
        <w:pStyle w:val="Heading2"/>
        <w:spacing w:afterLines="50" w:after="156" w:afterAutospacing="0"/>
        <w:rPr>
          <w:rFonts w:ascii="Times New Roman" w:hAnsi="Times New Roman" w:hint="default"/>
          <w:shd w:val="clear" w:color="auto" w:fill="FFFFFF"/>
        </w:rPr>
      </w:pPr>
      <w:r w:rsidRPr="00D61863">
        <w:rPr>
          <w:rFonts w:ascii="Times New Roman" w:hAnsi="Times New Roman" w:hint="default"/>
          <w:shd w:val="clear" w:color="auto" w:fill="FFFFFF"/>
        </w:rPr>
        <w:t>5</w:t>
      </w:r>
      <w:r w:rsidR="00C84288" w:rsidRPr="00300151">
        <w:rPr>
          <w:rFonts w:ascii="Times New Roman" w:hAnsi="Times New Roman" w:hint="default"/>
          <w:shd w:val="clear" w:color="auto" w:fill="FFFFFF"/>
        </w:rPr>
        <w:t>. Results and Discussions</w:t>
      </w:r>
    </w:p>
    <w:p w14:paraId="245AAFAC" w14:textId="33D6590C" w:rsidR="00F93EC3" w:rsidRPr="00300151" w:rsidRDefault="00727503" w:rsidP="00300151">
      <w:pPr>
        <w:pStyle w:val="Heading3"/>
        <w:spacing w:afterLines="50" w:after="156" w:afterAutospacing="0"/>
        <w:rPr>
          <w:rFonts w:ascii="Times New Roman" w:hAnsi="Times New Roman" w:hint="default"/>
          <w:shd w:val="clear" w:color="auto" w:fill="FFFFFF"/>
        </w:rPr>
      </w:pPr>
      <w:r w:rsidRPr="00D61863">
        <w:rPr>
          <w:rFonts w:ascii="Times New Roman" w:hAnsi="Times New Roman" w:hint="default"/>
          <w:shd w:val="clear" w:color="auto" w:fill="FFFFFF"/>
        </w:rPr>
        <w:t>5</w:t>
      </w:r>
      <w:r w:rsidR="00C84288" w:rsidRPr="00300151">
        <w:rPr>
          <w:rFonts w:ascii="Times New Roman" w:hAnsi="Times New Roman" w:hint="default"/>
          <w:shd w:val="clear" w:color="auto" w:fill="FFFFFF"/>
        </w:rPr>
        <w:t>.1 Moving MNIST train and test</w:t>
      </w:r>
    </w:p>
    <w:p w14:paraId="46121E58" w14:textId="77777777" w:rsidR="00F93EC3" w:rsidRPr="00300151" w:rsidRDefault="00C84288" w:rsidP="004429C2">
      <w:pPr>
        <w:spacing w:afterLines="50" w:after="156"/>
        <w:rPr>
          <w:rFonts w:eastAsia="SimSun"/>
          <w:shd w:val="clear" w:color="auto" w:fill="FFFFFF"/>
          <w:lang w:eastAsia="zh-CN"/>
        </w:rPr>
      </w:pPr>
      <w:r w:rsidRPr="00300151">
        <w:rPr>
          <w:rFonts w:eastAsia="SimSun"/>
          <w:noProof/>
          <w:shd w:val="clear" w:color="auto" w:fill="FFFFFF"/>
          <w:lang w:eastAsia="zh-CN"/>
        </w:rPr>
        <w:lastRenderedPageBreak/>
        <w:drawing>
          <wp:inline distT="0" distB="0" distL="0" distR="0" wp14:anchorId="798FD30C" wp14:editId="1DA06BD9">
            <wp:extent cx="5502910" cy="323151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19557" cy="3241108"/>
                    </a:xfrm>
                    <a:prstGeom prst="rect">
                      <a:avLst/>
                    </a:prstGeom>
                    <a:noFill/>
                  </pic:spPr>
                </pic:pic>
              </a:graphicData>
            </a:graphic>
          </wp:inline>
        </w:drawing>
      </w:r>
    </w:p>
    <w:p w14:paraId="16EC4EA9" w14:textId="28E79372" w:rsidR="00F93EC3" w:rsidRPr="00D61863" w:rsidRDefault="00C84288" w:rsidP="004429C2">
      <w:pPr>
        <w:spacing w:afterLines="50" w:after="156"/>
        <w:jc w:val="both"/>
        <w:rPr>
          <w:rFonts w:eastAsiaTheme="minorEastAsia"/>
          <w:lang w:eastAsia="zh-CN"/>
        </w:rPr>
      </w:pPr>
      <w:r w:rsidRPr="00D61863">
        <w:rPr>
          <w:rFonts w:eastAsiaTheme="minorEastAsia"/>
          <w:lang w:eastAsia="zh-CN"/>
        </w:rPr>
        <w:t xml:space="preserve">Fig. </w:t>
      </w:r>
      <w:r w:rsidR="004D5181" w:rsidRPr="00D61863">
        <w:rPr>
          <w:rFonts w:eastAsiaTheme="minorEastAsia"/>
          <w:lang w:eastAsia="zh-CN"/>
        </w:rPr>
        <w:t>5</w:t>
      </w:r>
      <w:r w:rsidRPr="00D61863">
        <w:rPr>
          <w:rFonts w:eastAsiaTheme="minorEastAsia"/>
          <w:lang w:eastAsia="zh-CN"/>
        </w:rPr>
        <w:t xml:space="preserve"> </w:t>
      </w:r>
      <w:proofErr w:type="spellStart"/>
      <w:r w:rsidRPr="00D61863">
        <w:rPr>
          <w:rFonts w:eastAsiaTheme="minorEastAsia"/>
          <w:lang w:eastAsia="zh-CN"/>
        </w:rPr>
        <w:t>ConvLSTM</w:t>
      </w:r>
      <w:proofErr w:type="spellEnd"/>
      <w:r w:rsidRPr="00D61863">
        <w:rPr>
          <w:rFonts w:eastAsiaTheme="minorEastAsia"/>
          <w:lang w:eastAsia="zh-CN"/>
        </w:rPr>
        <w:t xml:space="preserve"> prediction</w:t>
      </w:r>
      <w:r w:rsidR="00DF1914" w:rsidRPr="00D61863">
        <w:rPr>
          <w:rFonts w:eastAsiaTheme="minorEastAsia"/>
          <w:lang w:eastAsia="zh-CN"/>
        </w:rPr>
        <w:t>s</w:t>
      </w:r>
      <w:r w:rsidRPr="00D61863">
        <w:rPr>
          <w:rFonts w:eastAsiaTheme="minorEastAsia"/>
          <w:lang w:eastAsia="zh-CN"/>
        </w:rPr>
        <w:t xml:space="preserve"> on test dataset using untrained model, one epoch trained model, 10 epoch trained model and 20 epoch trained model.</w:t>
      </w:r>
    </w:p>
    <w:p w14:paraId="02925B73" w14:textId="76137C92" w:rsidR="00F93EC3" w:rsidRPr="00D61863" w:rsidRDefault="00E6556C" w:rsidP="00617900">
      <w:pPr>
        <w:spacing w:afterLines="50" w:after="156"/>
        <w:jc w:val="both"/>
        <w:rPr>
          <w:rFonts w:eastAsiaTheme="minorEastAsia"/>
          <w:lang w:eastAsia="zh-CN"/>
        </w:rPr>
      </w:pPr>
      <w:r w:rsidRPr="00D61863">
        <w:rPr>
          <w:rFonts w:eastAsiaTheme="minorEastAsia"/>
          <w:lang w:eastAsia="zh-CN"/>
        </w:rPr>
        <w:t xml:space="preserve">Ten thousand </w:t>
      </w:r>
      <w:r w:rsidR="00C84288" w:rsidRPr="00D61863">
        <w:rPr>
          <w:rFonts w:eastAsiaTheme="minorEastAsia"/>
          <w:lang w:eastAsia="zh-CN"/>
        </w:rPr>
        <w:t xml:space="preserve">sequences of Moving MNIST </w:t>
      </w:r>
      <w:r w:rsidR="00686B28">
        <w:rPr>
          <w:rFonts w:eastAsiaTheme="minorEastAsia"/>
          <w:lang w:eastAsia="zh-CN"/>
        </w:rPr>
        <w:t>are</w:t>
      </w:r>
      <w:r w:rsidR="00C84288" w:rsidRPr="00D61863">
        <w:rPr>
          <w:rFonts w:eastAsiaTheme="minorEastAsia"/>
          <w:lang w:eastAsia="zh-CN"/>
        </w:rPr>
        <w:t xml:space="preserve"> used for training and 2000 sequences for testing. </w:t>
      </w:r>
      <w:r w:rsidRPr="00D61863">
        <w:rPr>
          <w:rFonts w:eastAsiaTheme="minorEastAsia"/>
          <w:lang w:eastAsia="zh-CN"/>
        </w:rPr>
        <w:t xml:space="preserve">Twenty </w:t>
      </w:r>
      <w:r w:rsidR="00C84288" w:rsidRPr="00D61863">
        <w:rPr>
          <w:rFonts w:eastAsiaTheme="minorEastAsia"/>
          <w:lang w:eastAsia="zh-CN"/>
        </w:rPr>
        <w:t xml:space="preserve">epochs of training </w:t>
      </w:r>
      <w:r w:rsidR="00686B28">
        <w:rPr>
          <w:rFonts w:eastAsiaTheme="minorEastAsia"/>
          <w:lang w:eastAsia="zh-CN"/>
        </w:rPr>
        <w:t>are</w:t>
      </w:r>
      <w:r w:rsidR="004D5181" w:rsidRPr="00D61863">
        <w:rPr>
          <w:rFonts w:eastAsiaTheme="minorEastAsia"/>
          <w:lang w:eastAsia="zh-CN"/>
        </w:rPr>
        <w:t xml:space="preserve"> </w:t>
      </w:r>
      <w:r w:rsidR="00C84288" w:rsidRPr="00D61863">
        <w:rPr>
          <w:rFonts w:eastAsiaTheme="minorEastAsia"/>
          <w:lang w:eastAsia="zh-CN"/>
        </w:rPr>
        <w:t xml:space="preserve">conducted, and the parameters at the end of each epoch </w:t>
      </w:r>
      <w:r w:rsidR="00686B28">
        <w:rPr>
          <w:rFonts w:eastAsiaTheme="minorEastAsia"/>
          <w:lang w:eastAsia="zh-CN"/>
        </w:rPr>
        <w:t>are</w:t>
      </w:r>
      <w:r w:rsidR="00C84288" w:rsidRPr="00D61863">
        <w:rPr>
          <w:rFonts w:eastAsiaTheme="minorEastAsia"/>
          <w:lang w:eastAsia="zh-CN"/>
        </w:rPr>
        <w:t xml:space="preserve"> saved as models. Then we </w:t>
      </w:r>
      <w:r w:rsidR="004D5181" w:rsidRPr="00D61863">
        <w:rPr>
          <w:rFonts w:eastAsiaTheme="minorEastAsia"/>
          <w:lang w:eastAsia="zh-CN"/>
        </w:rPr>
        <w:t>r</w:t>
      </w:r>
      <w:r w:rsidR="00686B28">
        <w:rPr>
          <w:rFonts w:eastAsiaTheme="minorEastAsia"/>
          <w:lang w:eastAsia="zh-CN"/>
        </w:rPr>
        <w:t>un</w:t>
      </w:r>
      <w:r w:rsidR="004D5181" w:rsidRPr="00D61863">
        <w:rPr>
          <w:rFonts w:eastAsiaTheme="minorEastAsia"/>
          <w:lang w:eastAsia="zh-CN"/>
        </w:rPr>
        <w:t xml:space="preserve"> </w:t>
      </w:r>
      <w:r w:rsidR="00C84288" w:rsidRPr="00D61863">
        <w:rPr>
          <w:rFonts w:eastAsiaTheme="minorEastAsia"/>
          <w:lang w:eastAsia="zh-CN"/>
        </w:rPr>
        <w:t xml:space="preserve">the models of epoch one, 10 and 20 on test </w:t>
      </w:r>
      <w:r w:rsidR="004D5181" w:rsidRPr="00D61863">
        <w:rPr>
          <w:rFonts w:eastAsiaTheme="minorEastAsia"/>
          <w:lang w:eastAsia="zh-CN"/>
        </w:rPr>
        <w:t>data</w:t>
      </w:r>
      <w:r w:rsidR="00C84288" w:rsidRPr="00D61863">
        <w:rPr>
          <w:rFonts w:eastAsiaTheme="minorEastAsia"/>
          <w:lang w:eastAsia="zh-CN"/>
        </w:rPr>
        <w:t>set. Training took around 15 minute</w:t>
      </w:r>
      <w:r w:rsidR="00617900">
        <w:rPr>
          <w:rFonts w:eastAsiaTheme="minorEastAsia"/>
          <w:lang w:eastAsia="zh-CN"/>
        </w:rPr>
        <w:t>s</w:t>
      </w:r>
      <w:r w:rsidR="00C84288" w:rsidRPr="00D61863">
        <w:rPr>
          <w:rFonts w:eastAsiaTheme="minorEastAsia"/>
          <w:lang w:eastAsia="zh-CN"/>
        </w:rPr>
        <w:t xml:space="preserve"> per</w:t>
      </w:r>
      <w:r w:rsidR="00617900">
        <w:rPr>
          <w:rFonts w:eastAsiaTheme="minorEastAsia"/>
          <w:lang w:eastAsia="zh-CN"/>
        </w:rPr>
        <w:t xml:space="preserve"> for </w:t>
      </w:r>
      <w:proofErr w:type="spellStart"/>
      <w:r w:rsidR="00617900">
        <w:rPr>
          <w:rFonts w:eastAsiaTheme="minorEastAsia"/>
          <w:lang w:eastAsia="zh-CN"/>
        </w:rPr>
        <w:t>ConvLSTM</w:t>
      </w:r>
      <w:proofErr w:type="spellEnd"/>
      <w:r w:rsidR="00617900">
        <w:rPr>
          <w:rFonts w:eastAsiaTheme="minorEastAsia"/>
          <w:lang w:eastAsia="zh-CN"/>
        </w:rPr>
        <w:t xml:space="preserve"> and 10 minutes for </w:t>
      </w:r>
      <w:proofErr w:type="spellStart"/>
      <w:r w:rsidR="00617900">
        <w:rPr>
          <w:rFonts w:eastAsiaTheme="minorEastAsia"/>
          <w:lang w:eastAsia="zh-CN"/>
        </w:rPr>
        <w:t>ConvGRU</w:t>
      </w:r>
      <w:proofErr w:type="spellEnd"/>
      <w:r w:rsidR="00C84288" w:rsidRPr="00D61863">
        <w:rPr>
          <w:rFonts w:eastAsiaTheme="minorEastAsia"/>
          <w:lang w:eastAsia="zh-CN"/>
        </w:rPr>
        <w:t xml:space="preserve">. Besides the batch number of </w:t>
      </w:r>
      <w:proofErr w:type="spellStart"/>
      <w:r w:rsidR="00C84288" w:rsidRPr="00D61863">
        <w:rPr>
          <w:rFonts w:eastAsiaTheme="minorEastAsia"/>
          <w:lang w:eastAsia="zh-CN"/>
        </w:rPr>
        <w:t>ConvGRU</w:t>
      </w:r>
      <w:proofErr w:type="spellEnd"/>
      <w:r w:rsidR="00C84288" w:rsidRPr="00D61863">
        <w:rPr>
          <w:rFonts w:eastAsiaTheme="minorEastAsia"/>
          <w:lang w:eastAsia="zh-CN"/>
        </w:rPr>
        <w:t xml:space="preserve"> can be up to eight while </w:t>
      </w:r>
      <w:r w:rsidR="004D5181" w:rsidRPr="00D61863">
        <w:rPr>
          <w:rFonts w:eastAsiaTheme="minorEastAsia"/>
          <w:lang w:eastAsia="zh-CN"/>
        </w:rPr>
        <w:t xml:space="preserve">that </w:t>
      </w:r>
      <w:r w:rsidR="00C84288" w:rsidRPr="00D61863">
        <w:rPr>
          <w:rFonts w:eastAsiaTheme="minorEastAsia"/>
          <w:lang w:eastAsia="zh-CN"/>
        </w:rPr>
        <w:t xml:space="preserve">of </w:t>
      </w:r>
      <w:proofErr w:type="spellStart"/>
      <w:r w:rsidR="00C84288" w:rsidRPr="00D61863">
        <w:rPr>
          <w:rFonts w:eastAsiaTheme="minorEastAsia"/>
          <w:lang w:eastAsia="zh-CN"/>
        </w:rPr>
        <w:t>ConvLSTM</w:t>
      </w:r>
      <w:proofErr w:type="spellEnd"/>
      <w:r w:rsidR="00C84288" w:rsidRPr="00D61863">
        <w:rPr>
          <w:rFonts w:eastAsiaTheme="minorEastAsia"/>
          <w:lang w:eastAsia="zh-CN"/>
        </w:rPr>
        <w:t xml:space="preserve"> </w:t>
      </w:r>
      <w:r w:rsidR="004D42D4">
        <w:rPr>
          <w:rFonts w:eastAsiaTheme="minorEastAsia" w:hint="eastAsia"/>
          <w:lang w:eastAsia="zh-CN"/>
        </w:rPr>
        <w:t>is</w:t>
      </w:r>
      <w:r w:rsidR="00C84288" w:rsidRPr="00D61863">
        <w:rPr>
          <w:rFonts w:eastAsiaTheme="minorEastAsia"/>
          <w:lang w:eastAsia="zh-CN"/>
        </w:rPr>
        <w:t xml:space="preserve"> four. </w:t>
      </w:r>
      <w:r w:rsidR="004D5181" w:rsidRPr="00D61863">
        <w:rPr>
          <w:rFonts w:eastAsiaTheme="minorEastAsia"/>
          <w:lang w:eastAsia="zh-CN"/>
        </w:rPr>
        <w:t xml:space="preserve">Thus, it </w:t>
      </w:r>
      <w:r w:rsidR="004D42D4">
        <w:rPr>
          <w:rFonts w:eastAsiaTheme="minorEastAsia"/>
          <w:lang w:eastAsia="zh-CN"/>
        </w:rPr>
        <w:t>is</w:t>
      </w:r>
      <w:r w:rsidR="004D5181" w:rsidRPr="00D61863">
        <w:rPr>
          <w:rFonts w:eastAsiaTheme="minorEastAsia"/>
          <w:lang w:eastAsia="zh-CN"/>
        </w:rPr>
        <w:t xml:space="preserve"> validated that </w:t>
      </w:r>
      <w:proofErr w:type="spellStart"/>
      <w:r w:rsidR="00C84288" w:rsidRPr="00D61863">
        <w:rPr>
          <w:rFonts w:eastAsiaTheme="minorEastAsia"/>
          <w:lang w:eastAsia="zh-CN"/>
        </w:rPr>
        <w:t>ConvGRU</w:t>
      </w:r>
      <w:proofErr w:type="spellEnd"/>
      <w:r w:rsidR="00C84288" w:rsidRPr="00D61863">
        <w:rPr>
          <w:rFonts w:eastAsiaTheme="minorEastAsia"/>
          <w:lang w:eastAsia="zh-CN"/>
        </w:rPr>
        <w:t xml:space="preserve"> is more computational efficient than </w:t>
      </w:r>
      <w:proofErr w:type="spellStart"/>
      <w:r w:rsidR="00C84288" w:rsidRPr="00D61863">
        <w:rPr>
          <w:rFonts w:eastAsiaTheme="minorEastAsia"/>
          <w:lang w:eastAsia="zh-CN"/>
        </w:rPr>
        <w:t>ConvLSTM</w:t>
      </w:r>
      <w:proofErr w:type="spellEnd"/>
      <w:r w:rsidR="00C84288" w:rsidRPr="00D61863">
        <w:rPr>
          <w:rFonts w:eastAsiaTheme="minorEastAsia"/>
          <w:lang w:eastAsia="zh-CN"/>
        </w:rPr>
        <w:t>, not only demanding less RAM but also having faster training speed.</w:t>
      </w:r>
    </w:p>
    <w:p w14:paraId="7CBA671A" w14:textId="64FA994A" w:rsidR="00F93EC3" w:rsidRPr="00D61863" w:rsidRDefault="00686B28" w:rsidP="004429C2">
      <w:pPr>
        <w:spacing w:afterLines="50" w:after="156"/>
        <w:jc w:val="both"/>
        <w:rPr>
          <w:rFonts w:eastAsiaTheme="minorEastAsia"/>
          <w:lang w:eastAsia="zh-CN"/>
        </w:rPr>
      </w:pPr>
      <w:r>
        <w:rPr>
          <w:rFonts w:eastAsia="SimSun"/>
          <w:lang w:eastAsia="zh-CN"/>
        </w:rPr>
        <w:t xml:space="preserve">Fig. 5 presents the forecasting results of </w:t>
      </w:r>
      <w:proofErr w:type="spellStart"/>
      <w:r>
        <w:rPr>
          <w:rFonts w:eastAsia="SimSun"/>
          <w:lang w:eastAsia="zh-CN"/>
        </w:rPr>
        <w:t>ConvLSTM</w:t>
      </w:r>
      <w:proofErr w:type="spellEnd"/>
      <w:r>
        <w:rPr>
          <w:rFonts w:eastAsia="SimSun"/>
          <w:lang w:eastAsia="zh-CN"/>
        </w:rPr>
        <w:t xml:space="preserve">. </w:t>
      </w:r>
      <w:r w:rsidR="00DF1914" w:rsidRPr="00D61863">
        <w:rPr>
          <w:rFonts w:eastAsia="SimSun"/>
          <w:lang w:eastAsia="zh-CN"/>
        </w:rPr>
        <w:t>T</w:t>
      </w:r>
      <w:r w:rsidR="00C84288" w:rsidRPr="00D61863">
        <w:rPr>
          <w:rFonts w:eastAsia="SimSun"/>
          <w:lang w:eastAsia="zh-CN"/>
        </w:rPr>
        <w:t>he predict</w:t>
      </w:r>
      <w:r w:rsidR="00DF1914" w:rsidRPr="00D61863">
        <w:rPr>
          <w:rFonts w:eastAsia="SimSun"/>
          <w:lang w:eastAsia="zh-CN"/>
        </w:rPr>
        <w:t>ed frames</w:t>
      </w:r>
      <w:r w:rsidR="00C84288" w:rsidRPr="00D61863">
        <w:rPr>
          <w:rFonts w:eastAsia="SimSun"/>
          <w:lang w:eastAsia="zh-CN"/>
        </w:rPr>
        <w:t xml:space="preserve"> </w:t>
      </w:r>
      <w:proofErr w:type="spellStart"/>
      <w:r w:rsidR="00C84288" w:rsidRPr="00D61863">
        <w:rPr>
          <w:rFonts w:eastAsia="SimSun"/>
          <w:lang w:eastAsia="zh-CN"/>
        </w:rPr>
        <w:t>becom</w:t>
      </w:r>
      <w:proofErr w:type="spellEnd"/>
      <w:r w:rsidR="00924629">
        <w:rPr>
          <w:rFonts w:eastAsia="SimSun"/>
          <w:lang w:eastAsia="zh-CN"/>
        </w:rPr>
        <w:t xml:space="preserve"> </w:t>
      </w:r>
      <w:r w:rsidR="00C84288" w:rsidRPr="00D61863">
        <w:rPr>
          <w:rFonts w:eastAsia="SimSun"/>
          <w:lang w:eastAsia="zh-CN"/>
        </w:rPr>
        <w:t>less blurry as the epoch increase</w:t>
      </w:r>
      <w:r w:rsidR="00AE205B">
        <w:rPr>
          <w:rFonts w:eastAsia="SimSun" w:hint="eastAsia"/>
          <w:lang w:eastAsia="zh-CN"/>
        </w:rPr>
        <w:t>s</w:t>
      </w:r>
      <w:r w:rsidR="00C84288" w:rsidRPr="00D61863">
        <w:rPr>
          <w:rFonts w:eastAsia="SimSun"/>
          <w:lang w:eastAsia="zh-CN"/>
        </w:rPr>
        <w:t xml:space="preserve">. </w:t>
      </w:r>
      <w:r>
        <w:rPr>
          <w:rFonts w:eastAsia="SimSun"/>
          <w:lang w:eastAsia="zh-CN"/>
        </w:rPr>
        <w:t>W</w:t>
      </w:r>
      <w:r w:rsidR="00C84288" w:rsidRPr="00D61863">
        <w:rPr>
          <w:rFonts w:eastAsia="SimSun"/>
          <w:lang w:eastAsia="zh-CN"/>
        </w:rPr>
        <w:t xml:space="preserve">hen using an untrained model for testing, </w:t>
      </w:r>
      <w:r w:rsidR="00DF1914" w:rsidRPr="00D61863">
        <w:rPr>
          <w:rFonts w:eastAsia="SimSun"/>
          <w:lang w:eastAsia="zh-CN"/>
        </w:rPr>
        <w:t>the</w:t>
      </w:r>
      <w:r w:rsidR="00C84288" w:rsidRPr="00D61863">
        <w:rPr>
          <w:rFonts w:eastAsia="SimSun"/>
          <w:lang w:eastAsia="zh-CN"/>
        </w:rPr>
        <w:t xml:space="preserve"> prediction of moving digits</w:t>
      </w:r>
      <w:r w:rsidR="00DF1914" w:rsidRPr="00D61863">
        <w:rPr>
          <w:rFonts w:eastAsia="SimSun"/>
          <w:lang w:eastAsia="zh-CN"/>
        </w:rPr>
        <w:t xml:space="preserve"> </w:t>
      </w:r>
      <w:r w:rsidR="00C84288" w:rsidRPr="00D61863">
        <w:rPr>
          <w:rFonts w:eastAsia="SimSun"/>
          <w:lang w:eastAsia="zh-CN"/>
        </w:rPr>
        <w:t>present</w:t>
      </w:r>
      <w:r w:rsidR="00924629">
        <w:rPr>
          <w:rFonts w:eastAsia="SimSun"/>
          <w:lang w:eastAsia="zh-CN"/>
        </w:rPr>
        <w:t>s</w:t>
      </w:r>
      <w:r w:rsidR="00C84288" w:rsidRPr="00D61863">
        <w:rPr>
          <w:rFonts w:eastAsia="SimSun"/>
          <w:lang w:eastAsia="zh-CN"/>
        </w:rPr>
        <w:t xml:space="preserve"> a whole image of fuzzy area. However, after merely one epoch of training, </w:t>
      </w:r>
      <w:proofErr w:type="spellStart"/>
      <w:r w:rsidR="00C84288" w:rsidRPr="00D61863">
        <w:rPr>
          <w:rFonts w:eastAsia="SimSun"/>
          <w:lang w:eastAsia="zh-CN"/>
        </w:rPr>
        <w:t>ConvLSTM</w:t>
      </w:r>
      <w:proofErr w:type="spellEnd"/>
      <w:r w:rsidR="00C84288" w:rsidRPr="00D61863">
        <w:rPr>
          <w:rFonts w:eastAsia="SimSun"/>
          <w:lang w:eastAsia="zh-CN"/>
        </w:rPr>
        <w:t xml:space="preserve"> generate</w:t>
      </w:r>
      <w:r w:rsidR="009E7A8A">
        <w:rPr>
          <w:rFonts w:eastAsia="SimSun"/>
          <w:lang w:eastAsia="zh-CN"/>
        </w:rPr>
        <w:t>s</w:t>
      </w:r>
      <w:r w:rsidR="00C84288" w:rsidRPr="00D61863">
        <w:rPr>
          <w:rFonts w:eastAsia="SimSun"/>
          <w:lang w:eastAsia="zh-CN"/>
        </w:rPr>
        <w:t xml:space="preserve"> visible digits. </w:t>
      </w:r>
      <w:r w:rsidR="00AE205B">
        <w:rPr>
          <w:rFonts w:eastAsia="SimSun"/>
          <w:lang w:eastAsia="zh-CN"/>
        </w:rPr>
        <w:t>Despite</w:t>
      </w:r>
      <w:r w:rsidR="00C84288" w:rsidRPr="00D61863">
        <w:rPr>
          <w:rFonts w:eastAsia="SimSun"/>
          <w:lang w:eastAsia="zh-CN"/>
        </w:rPr>
        <w:t xml:space="preserve"> the white noisy point</w:t>
      </w:r>
      <w:r w:rsidR="00AE205B">
        <w:rPr>
          <w:rFonts w:eastAsia="SimSun"/>
          <w:lang w:eastAsia="zh-CN"/>
        </w:rPr>
        <w:t>s</w:t>
      </w:r>
      <w:r w:rsidR="00C84288" w:rsidRPr="00D61863">
        <w:rPr>
          <w:rFonts w:eastAsia="SimSun"/>
          <w:lang w:eastAsia="zh-CN"/>
        </w:rPr>
        <w:t xml:space="preserve"> in the first two frames and vague shape</w:t>
      </w:r>
      <w:r w:rsidR="00AE205B">
        <w:rPr>
          <w:rFonts w:eastAsia="SimSun"/>
          <w:lang w:eastAsia="zh-CN"/>
        </w:rPr>
        <w:t>s</w:t>
      </w:r>
      <w:r w:rsidR="00C84288" w:rsidRPr="00D61863">
        <w:rPr>
          <w:rFonts w:eastAsia="SimSun"/>
          <w:lang w:eastAsia="zh-CN"/>
        </w:rPr>
        <w:t xml:space="preserve"> in the afterwards eight frames, the </w:t>
      </w:r>
      <w:r w:rsidR="00AE205B">
        <w:rPr>
          <w:rFonts w:eastAsia="SimSun"/>
          <w:lang w:eastAsia="zh-CN"/>
        </w:rPr>
        <w:t xml:space="preserve">digits’ </w:t>
      </w:r>
      <w:r w:rsidR="00C84288" w:rsidRPr="00D61863">
        <w:rPr>
          <w:rFonts w:eastAsia="SimSun"/>
          <w:lang w:eastAsia="zh-CN"/>
        </w:rPr>
        <w:t>movements are approaching the ground truth. In epoch 10, the shape of digits bec</w:t>
      </w:r>
      <w:r w:rsidR="009E7A8A">
        <w:rPr>
          <w:rFonts w:eastAsia="SimSun"/>
          <w:lang w:eastAsia="zh-CN"/>
        </w:rPr>
        <w:t>ome c</w:t>
      </w:r>
      <w:r w:rsidR="00C84288" w:rsidRPr="00D61863">
        <w:rPr>
          <w:rFonts w:eastAsia="SimSun"/>
          <w:lang w:eastAsia="zh-CN"/>
        </w:rPr>
        <w:t xml:space="preserve">learer despite some noisy points. In epoch 20, the first 5 </w:t>
      </w:r>
      <w:r w:rsidR="00DF1914" w:rsidRPr="00D61863">
        <w:rPr>
          <w:rFonts w:eastAsia="SimSun"/>
          <w:lang w:eastAsia="zh-CN"/>
        </w:rPr>
        <w:t xml:space="preserve">predicted </w:t>
      </w:r>
      <w:r w:rsidR="00C84288" w:rsidRPr="00D61863">
        <w:rPr>
          <w:rFonts w:eastAsia="SimSun"/>
          <w:lang w:eastAsia="zh-CN"/>
        </w:rPr>
        <w:t xml:space="preserve">frames have less white point and are </w:t>
      </w:r>
      <w:r w:rsidR="00DF1914" w:rsidRPr="00D61863">
        <w:rPr>
          <w:rFonts w:eastAsia="SimSun"/>
          <w:lang w:eastAsia="zh-CN"/>
        </w:rPr>
        <w:t>the most</w:t>
      </w:r>
      <w:r w:rsidR="00C84288" w:rsidRPr="00D61863">
        <w:rPr>
          <w:rFonts w:eastAsia="SimSun"/>
          <w:lang w:eastAsia="zh-CN"/>
        </w:rPr>
        <w:t xml:space="preserve"> similar to the ground truth. The shapes of last 5 frames still show some extent of vague but no noisy point. The last 2 frames are distorted and present recognizable difference with ground truth. Shown in the row of difference in Fig. 6, the predicted shapes of earlier frames </w:t>
      </w:r>
      <w:r w:rsidR="00924629">
        <w:rPr>
          <w:rFonts w:eastAsia="SimSun"/>
          <w:lang w:eastAsia="zh-CN"/>
        </w:rPr>
        <w:t xml:space="preserve">are </w:t>
      </w:r>
      <w:r w:rsidR="00C84288" w:rsidRPr="00D61863">
        <w:rPr>
          <w:rFonts w:eastAsia="SimSun"/>
          <w:lang w:eastAsia="zh-CN"/>
        </w:rPr>
        <w:t xml:space="preserve">more closed to </w:t>
      </w:r>
      <w:r w:rsidR="00DF1914" w:rsidRPr="00D61863">
        <w:rPr>
          <w:rFonts w:eastAsia="SimSun"/>
          <w:lang w:eastAsia="zh-CN"/>
        </w:rPr>
        <w:t xml:space="preserve">the </w:t>
      </w:r>
      <w:r w:rsidR="00C84288" w:rsidRPr="00D61863">
        <w:rPr>
          <w:rFonts w:eastAsia="SimSun"/>
          <w:lang w:eastAsia="zh-CN"/>
        </w:rPr>
        <w:t xml:space="preserve">ground truth although </w:t>
      </w:r>
      <w:r w:rsidR="00DF1914" w:rsidRPr="00D61863">
        <w:rPr>
          <w:rFonts w:eastAsia="SimSun"/>
          <w:lang w:eastAsia="zh-CN"/>
        </w:rPr>
        <w:t xml:space="preserve">there </w:t>
      </w:r>
      <w:r w:rsidR="00D7308F">
        <w:rPr>
          <w:rFonts w:eastAsia="SimSun"/>
          <w:lang w:eastAsia="zh-CN"/>
        </w:rPr>
        <w:t xml:space="preserve">are </w:t>
      </w:r>
      <w:r w:rsidR="00DF1914" w:rsidRPr="00D61863">
        <w:rPr>
          <w:rFonts w:eastAsia="SimSun"/>
          <w:lang w:eastAsia="zh-CN"/>
        </w:rPr>
        <w:t xml:space="preserve">more </w:t>
      </w:r>
      <w:r w:rsidR="00C84288" w:rsidRPr="00D61863">
        <w:rPr>
          <w:rFonts w:eastAsia="SimSun"/>
          <w:lang w:eastAsia="zh-CN"/>
        </w:rPr>
        <w:t>noisy points than later frames.</w:t>
      </w:r>
    </w:p>
    <w:p w14:paraId="1612560C" w14:textId="77777777" w:rsidR="00F93EC3" w:rsidRPr="00D61863" w:rsidRDefault="00C84288" w:rsidP="004429C2">
      <w:pPr>
        <w:spacing w:afterLines="50" w:after="156"/>
        <w:rPr>
          <w:rFonts w:eastAsia="SimSun"/>
          <w:lang w:eastAsia="zh-CN"/>
        </w:rPr>
      </w:pPr>
      <w:r w:rsidRPr="00300151">
        <w:rPr>
          <w:noProof/>
        </w:rPr>
        <w:lastRenderedPageBreak/>
        <w:drawing>
          <wp:inline distT="0" distB="0" distL="0" distR="0" wp14:anchorId="2E561A4E" wp14:editId="383BFE33">
            <wp:extent cx="5274310" cy="30968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096895"/>
                    </a:xfrm>
                    <a:prstGeom prst="rect">
                      <a:avLst/>
                    </a:prstGeom>
                    <a:noFill/>
                    <a:ln>
                      <a:noFill/>
                    </a:ln>
                  </pic:spPr>
                </pic:pic>
              </a:graphicData>
            </a:graphic>
          </wp:inline>
        </w:drawing>
      </w:r>
    </w:p>
    <w:p w14:paraId="1D6B1536" w14:textId="7E1C90AF" w:rsidR="00F93EC3" w:rsidRPr="00D61863" w:rsidRDefault="00C84288" w:rsidP="004429C2">
      <w:pPr>
        <w:spacing w:afterLines="50" w:after="156"/>
        <w:jc w:val="both"/>
        <w:rPr>
          <w:rFonts w:eastAsiaTheme="minorEastAsia"/>
          <w:lang w:eastAsia="zh-CN"/>
        </w:rPr>
      </w:pPr>
      <w:r w:rsidRPr="00D61863">
        <w:rPr>
          <w:rFonts w:eastAsiaTheme="minorEastAsia"/>
          <w:lang w:eastAsia="zh-CN"/>
        </w:rPr>
        <w:t xml:space="preserve">Fig. </w:t>
      </w:r>
      <w:r w:rsidR="004256B4" w:rsidRPr="00D61863">
        <w:rPr>
          <w:rFonts w:eastAsiaTheme="minorEastAsia"/>
          <w:lang w:eastAsia="zh-CN"/>
        </w:rPr>
        <w:t>6</w:t>
      </w:r>
      <w:r w:rsidRPr="00D61863">
        <w:rPr>
          <w:rFonts w:eastAsiaTheme="minorEastAsia"/>
          <w:lang w:eastAsia="zh-CN"/>
        </w:rPr>
        <w:t xml:space="preserve"> </w:t>
      </w:r>
      <w:proofErr w:type="spellStart"/>
      <w:r w:rsidRPr="00D61863">
        <w:rPr>
          <w:rFonts w:eastAsiaTheme="minorEastAsia"/>
          <w:lang w:eastAsia="zh-CN"/>
        </w:rPr>
        <w:t>ConvGRU</w:t>
      </w:r>
      <w:proofErr w:type="spellEnd"/>
      <w:r w:rsidRPr="00D61863">
        <w:rPr>
          <w:rFonts w:eastAsiaTheme="minorEastAsia"/>
          <w:lang w:eastAsia="zh-CN"/>
        </w:rPr>
        <w:t xml:space="preserve"> prediction</w:t>
      </w:r>
      <w:r w:rsidR="00DF1914" w:rsidRPr="00D61863">
        <w:rPr>
          <w:rFonts w:eastAsiaTheme="minorEastAsia"/>
          <w:lang w:eastAsia="zh-CN"/>
        </w:rPr>
        <w:t>s</w:t>
      </w:r>
      <w:r w:rsidRPr="00D61863">
        <w:rPr>
          <w:rFonts w:eastAsiaTheme="minorEastAsia"/>
          <w:lang w:eastAsia="zh-CN"/>
        </w:rPr>
        <w:t xml:space="preserve"> on test dataset using untrained model, one epoch trained model, 10 epoch trained model and 20 epoch trained model.</w:t>
      </w:r>
    </w:p>
    <w:p w14:paraId="5C03D2FE" w14:textId="6D0F86C6" w:rsidR="00F93EC3" w:rsidRPr="00300151" w:rsidRDefault="00924629" w:rsidP="00300151">
      <w:pPr>
        <w:spacing w:afterLines="50" w:after="156"/>
        <w:jc w:val="both"/>
        <w:rPr>
          <w:rFonts w:eastAsiaTheme="minorEastAsia"/>
          <w:lang w:eastAsia="zh-CN"/>
        </w:rPr>
      </w:pPr>
      <w:r>
        <w:rPr>
          <w:rFonts w:eastAsiaTheme="minorEastAsia"/>
          <w:lang w:eastAsia="zh-CN"/>
        </w:rPr>
        <w:t>As shown in Fig. 6, t</w:t>
      </w:r>
      <w:r w:rsidR="00C84288" w:rsidRPr="00D61863">
        <w:rPr>
          <w:rFonts w:eastAsiaTheme="minorEastAsia"/>
          <w:lang w:eastAsia="zh-CN"/>
        </w:rPr>
        <w:t xml:space="preserve">he predictions of </w:t>
      </w:r>
      <w:proofErr w:type="spellStart"/>
      <w:r w:rsidR="00C84288" w:rsidRPr="00D61863">
        <w:rPr>
          <w:rFonts w:eastAsiaTheme="minorEastAsia"/>
          <w:lang w:eastAsia="zh-CN"/>
        </w:rPr>
        <w:t>ConvGRU</w:t>
      </w:r>
      <w:proofErr w:type="spellEnd"/>
      <w:r w:rsidR="00C84288" w:rsidRPr="00D61863">
        <w:rPr>
          <w:rFonts w:eastAsiaTheme="minorEastAsia"/>
          <w:lang w:eastAsia="zh-CN"/>
        </w:rPr>
        <w:t xml:space="preserve"> </w:t>
      </w:r>
      <w:r>
        <w:rPr>
          <w:rFonts w:eastAsiaTheme="minorEastAsia"/>
          <w:lang w:eastAsia="zh-CN"/>
        </w:rPr>
        <w:t xml:space="preserve">are </w:t>
      </w:r>
      <w:r w:rsidR="00C84288" w:rsidRPr="00D61863">
        <w:rPr>
          <w:rFonts w:eastAsiaTheme="minorEastAsia"/>
          <w:lang w:eastAsia="zh-CN"/>
        </w:rPr>
        <w:t>differen</w:t>
      </w:r>
      <w:r w:rsidR="00DF1914" w:rsidRPr="00D61863">
        <w:rPr>
          <w:rFonts w:eastAsiaTheme="minorEastAsia"/>
          <w:lang w:eastAsia="zh-CN"/>
        </w:rPr>
        <w:t>t</w:t>
      </w:r>
      <w:r w:rsidR="00C84288" w:rsidRPr="00D61863">
        <w:rPr>
          <w:rFonts w:eastAsiaTheme="minorEastAsia"/>
          <w:lang w:eastAsia="zh-CN"/>
        </w:rPr>
        <w:t xml:space="preserve"> from th</w:t>
      </w:r>
      <w:r w:rsidR="00DF1914" w:rsidRPr="00D61863">
        <w:rPr>
          <w:rFonts w:eastAsiaTheme="minorEastAsia"/>
          <w:lang w:eastAsia="zh-CN"/>
        </w:rPr>
        <w:t>ose</w:t>
      </w:r>
      <w:r w:rsidR="00C84288" w:rsidRPr="00D61863">
        <w:rPr>
          <w:rFonts w:eastAsiaTheme="minorEastAsia"/>
          <w:lang w:eastAsia="zh-CN"/>
        </w:rPr>
        <w:t xml:space="preserve"> of </w:t>
      </w:r>
      <w:proofErr w:type="spellStart"/>
      <w:r w:rsidR="00C84288" w:rsidRPr="00D61863">
        <w:rPr>
          <w:rFonts w:eastAsiaTheme="minorEastAsia"/>
          <w:lang w:eastAsia="zh-CN"/>
        </w:rPr>
        <w:t>ConvLSTM</w:t>
      </w:r>
      <w:proofErr w:type="spellEnd"/>
      <w:r w:rsidR="00C84288" w:rsidRPr="00D61863">
        <w:rPr>
          <w:rFonts w:eastAsiaTheme="minorEastAsia"/>
          <w:lang w:eastAsia="zh-CN"/>
        </w:rPr>
        <w:t xml:space="preserve">. In epoch one, </w:t>
      </w:r>
      <w:proofErr w:type="spellStart"/>
      <w:r w:rsidR="00C84288" w:rsidRPr="00D61863">
        <w:rPr>
          <w:rFonts w:eastAsiaTheme="minorEastAsia"/>
          <w:lang w:eastAsia="zh-CN"/>
        </w:rPr>
        <w:t>ConvGRU</w:t>
      </w:r>
      <w:proofErr w:type="spellEnd"/>
      <w:r w:rsidR="00C84288" w:rsidRPr="00D61863">
        <w:rPr>
          <w:rFonts w:eastAsiaTheme="minorEastAsia"/>
          <w:lang w:eastAsia="zh-CN"/>
        </w:rPr>
        <w:t xml:space="preserve"> generate</w:t>
      </w:r>
      <w:r>
        <w:rPr>
          <w:rFonts w:eastAsiaTheme="minorEastAsia"/>
          <w:lang w:eastAsia="zh-CN"/>
        </w:rPr>
        <w:t>s</w:t>
      </w:r>
      <w:r w:rsidR="00C84288" w:rsidRPr="00D61863">
        <w:rPr>
          <w:rFonts w:eastAsiaTheme="minorEastAsia"/>
          <w:lang w:eastAsia="zh-CN"/>
        </w:rPr>
        <w:t xml:space="preserve"> large area of</w:t>
      </w:r>
      <w:r w:rsidR="00DF1914" w:rsidRPr="00D61863">
        <w:rPr>
          <w:rFonts w:eastAsiaTheme="minorEastAsia"/>
          <w:lang w:eastAsia="zh-CN"/>
        </w:rPr>
        <w:t xml:space="preserve"> </w:t>
      </w:r>
      <w:r w:rsidR="00C84288" w:rsidRPr="00D61863">
        <w:rPr>
          <w:rFonts w:eastAsiaTheme="minorEastAsia"/>
          <w:lang w:eastAsia="zh-CN"/>
        </w:rPr>
        <w:t>noisy point</w:t>
      </w:r>
      <w:r w:rsidR="00DF1914" w:rsidRPr="00D61863">
        <w:rPr>
          <w:rFonts w:eastAsiaTheme="minorEastAsia"/>
          <w:lang w:eastAsia="zh-CN"/>
        </w:rPr>
        <w:t>s</w:t>
      </w:r>
      <w:r w:rsidR="00C84288" w:rsidRPr="00D61863">
        <w:rPr>
          <w:rFonts w:eastAsiaTheme="minorEastAsia"/>
          <w:lang w:eastAsia="zh-CN"/>
        </w:rPr>
        <w:t>. Later frames sh</w:t>
      </w:r>
      <w:r w:rsidR="00DF1914" w:rsidRPr="00D61863">
        <w:rPr>
          <w:rFonts w:eastAsiaTheme="minorEastAsia"/>
          <w:lang w:eastAsia="zh-CN"/>
        </w:rPr>
        <w:t>owed</w:t>
      </w:r>
      <w:r w:rsidR="00C84288" w:rsidRPr="00D61863">
        <w:rPr>
          <w:rFonts w:eastAsiaTheme="minorEastAsia"/>
          <w:lang w:eastAsia="zh-CN"/>
        </w:rPr>
        <w:t xml:space="preserve"> less noise than earlier frames. </w:t>
      </w:r>
      <w:r w:rsidR="00527069" w:rsidRPr="00D61863">
        <w:rPr>
          <w:rFonts w:eastAsiaTheme="minorEastAsia"/>
          <w:lang w:eastAsia="zh-CN"/>
        </w:rPr>
        <w:t>F</w:t>
      </w:r>
      <w:r>
        <w:rPr>
          <w:rFonts w:eastAsiaTheme="minorEastAsia"/>
          <w:lang w:eastAsia="zh-CN"/>
        </w:rPr>
        <w:t>r</w:t>
      </w:r>
      <w:r w:rsidR="00C84288" w:rsidRPr="00D61863">
        <w:rPr>
          <w:rFonts w:eastAsiaTheme="minorEastAsia"/>
          <w:lang w:eastAsia="zh-CN"/>
        </w:rPr>
        <w:t xml:space="preserve">om the prediction row and difference row we can observe that </w:t>
      </w:r>
      <w:proofErr w:type="spellStart"/>
      <w:r w:rsidR="00C84288" w:rsidRPr="00D61863">
        <w:rPr>
          <w:rFonts w:eastAsiaTheme="minorEastAsia"/>
          <w:lang w:eastAsia="zh-CN"/>
        </w:rPr>
        <w:t>ConvGRU</w:t>
      </w:r>
      <w:proofErr w:type="spellEnd"/>
      <w:r w:rsidR="00C84288" w:rsidRPr="00D61863">
        <w:rPr>
          <w:rFonts w:eastAsiaTheme="minorEastAsia"/>
          <w:lang w:eastAsia="zh-CN"/>
        </w:rPr>
        <w:t xml:space="preserve"> captur</w:t>
      </w:r>
      <w:r>
        <w:rPr>
          <w:rFonts w:eastAsiaTheme="minorEastAsia"/>
          <w:lang w:eastAsia="zh-CN"/>
        </w:rPr>
        <w:t>es</w:t>
      </w:r>
      <w:r w:rsidR="00C84288" w:rsidRPr="00D61863">
        <w:rPr>
          <w:rFonts w:eastAsiaTheme="minorEastAsia"/>
          <w:lang w:eastAsia="zh-CN"/>
        </w:rPr>
        <w:t xml:space="preserve"> the shape of digits efficiently. In epoch 10</w:t>
      </w:r>
      <w:r>
        <w:rPr>
          <w:rFonts w:eastAsiaTheme="minorEastAsia"/>
          <w:lang w:eastAsia="zh-CN"/>
        </w:rPr>
        <w:t>,</w:t>
      </w:r>
      <w:r w:rsidR="00C84288" w:rsidRPr="00D61863">
        <w:rPr>
          <w:rFonts w:eastAsiaTheme="minorEastAsia"/>
          <w:lang w:eastAsia="zh-CN"/>
        </w:rPr>
        <w:t xml:space="preserve"> white noise area </w:t>
      </w:r>
      <w:r w:rsidR="00527069" w:rsidRPr="00D61863">
        <w:rPr>
          <w:rFonts w:eastAsiaTheme="minorEastAsia"/>
          <w:lang w:eastAsia="zh-CN"/>
        </w:rPr>
        <w:t xml:space="preserve">largely </w:t>
      </w:r>
      <w:r w:rsidR="00C84288" w:rsidRPr="00D61863">
        <w:rPr>
          <w:rFonts w:eastAsiaTheme="minorEastAsia"/>
          <w:lang w:eastAsia="zh-CN"/>
        </w:rPr>
        <w:t>decrease</w:t>
      </w:r>
      <w:r>
        <w:rPr>
          <w:rFonts w:eastAsiaTheme="minorEastAsia"/>
          <w:lang w:eastAsia="zh-CN"/>
        </w:rPr>
        <w:t>s</w:t>
      </w:r>
      <w:r w:rsidR="00527069" w:rsidRPr="00D61863">
        <w:rPr>
          <w:rFonts w:eastAsiaTheme="minorEastAsia"/>
          <w:lang w:eastAsia="zh-CN"/>
        </w:rPr>
        <w:t xml:space="preserve"> </w:t>
      </w:r>
      <w:r w:rsidR="00C84288" w:rsidRPr="00D61863">
        <w:rPr>
          <w:rFonts w:eastAsiaTheme="minorEastAsia"/>
          <w:lang w:eastAsia="zh-CN"/>
        </w:rPr>
        <w:t>and the shapes of digits proceed</w:t>
      </w:r>
      <w:r>
        <w:rPr>
          <w:rFonts w:eastAsiaTheme="minorEastAsia"/>
          <w:lang w:eastAsia="zh-CN"/>
        </w:rPr>
        <w:t>s</w:t>
      </w:r>
      <w:r w:rsidR="00C84288" w:rsidRPr="00D61863">
        <w:rPr>
          <w:rFonts w:eastAsiaTheme="minorEastAsia"/>
          <w:lang w:eastAsia="zh-CN"/>
        </w:rPr>
        <w:t xml:space="preserve"> to approaching ground truth. In epoch 20</w:t>
      </w:r>
      <w:r>
        <w:rPr>
          <w:rFonts w:eastAsiaTheme="minorEastAsia"/>
          <w:lang w:eastAsia="zh-CN"/>
        </w:rPr>
        <w:t>,</w:t>
      </w:r>
      <w:r w:rsidR="00C84288" w:rsidRPr="00D61863">
        <w:rPr>
          <w:rFonts w:eastAsiaTheme="minorEastAsia"/>
          <w:lang w:eastAsia="zh-CN"/>
        </w:rPr>
        <w:t xml:space="preserve"> the digit shapes of later frames are more similar to </w:t>
      </w:r>
      <w:r w:rsidR="00527069" w:rsidRPr="00D61863">
        <w:rPr>
          <w:rFonts w:eastAsiaTheme="minorEastAsia"/>
          <w:lang w:eastAsia="zh-CN"/>
        </w:rPr>
        <w:t xml:space="preserve">the </w:t>
      </w:r>
      <w:r w:rsidR="00C84288" w:rsidRPr="00D61863">
        <w:rPr>
          <w:rFonts w:eastAsiaTheme="minorEastAsia"/>
          <w:lang w:eastAsia="zh-CN"/>
        </w:rPr>
        <w:t xml:space="preserve">ground truth while that in the earlier frames does not show obvious improvement compared to epoch 10. </w:t>
      </w:r>
      <w:r>
        <w:rPr>
          <w:rFonts w:eastAsiaTheme="minorEastAsia"/>
          <w:lang w:eastAsia="zh-CN"/>
        </w:rPr>
        <w:t>W</w:t>
      </w:r>
      <w:r w:rsidR="00C84288" w:rsidRPr="00D61863">
        <w:rPr>
          <w:rFonts w:eastAsiaTheme="minorEastAsia"/>
          <w:lang w:eastAsia="zh-CN"/>
        </w:rPr>
        <w:t>hite noise area gr</w:t>
      </w:r>
      <w:r w:rsidR="00527069" w:rsidRPr="00D61863">
        <w:rPr>
          <w:rFonts w:eastAsiaTheme="minorEastAsia"/>
          <w:lang w:eastAsia="zh-CN"/>
        </w:rPr>
        <w:t>ew</w:t>
      </w:r>
      <w:r w:rsidR="00C84288" w:rsidRPr="00D61863">
        <w:rPr>
          <w:rFonts w:eastAsiaTheme="minorEastAsia"/>
          <w:lang w:eastAsia="zh-CN"/>
        </w:rPr>
        <w:t xml:space="preserve"> larger as a suggestion of overfitting.  </w:t>
      </w:r>
    </w:p>
    <w:p w14:paraId="19C22F52" w14:textId="546570DC" w:rsidR="00F93EC3" w:rsidRPr="00D61863" w:rsidRDefault="00527069" w:rsidP="004429C2">
      <w:pPr>
        <w:spacing w:afterLines="50" w:after="156"/>
        <w:jc w:val="center"/>
        <w:rPr>
          <w:rFonts w:eastAsia="SimSun"/>
          <w:lang w:eastAsia="zh-CN"/>
        </w:rPr>
      </w:pPr>
      <w:r w:rsidRPr="00D61863">
        <w:t xml:space="preserve"> </w:t>
      </w:r>
      <w:r w:rsidRPr="00D61863">
        <w:rPr>
          <w:noProof/>
        </w:rPr>
        <w:drawing>
          <wp:inline distT="0" distB="0" distL="0" distR="0" wp14:anchorId="498C8DE5" wp14:editId="62A51C41">
            <wp:extent cx="4063042" cy="263907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1396" cy="2644496"/>
                    </a:xfrm>
                    <a:prstGeom prst="rect">
                      <a:avLst/>
                    </a:prstGeom>
                    <a:noFill/>
                    <a:ln>
                      <a:noFill/>
                    </a:ln>
                  </pic:spPr>
                </pic:pic>
              </a:graphicData>
            </a:graphic>
          </wp:inline>
        </w:drawing>
      </w:r>
    </w:p>
    <w:p w14:paraId="0C81DB31" w14:textId="31B2739C" w:rsidR="00F93EC3" w:rsidRPr="004429C2" w:rsidRDefault="00C84288" w:rsidP="00095530">
      <w:pPr>
        <w:spacing w:afterLines="50" w:after="156"/>
        <w:jc w:val="center"/>
        <w:rPr>
          <w:rFonts w:eastAsiaTheme="minorEastAsia"/>
          <w:lang w:eastAsia="zh-CN"/>
        </w:rPr>
      </w:pPr>
      <w:r w:rsidRPr="00D61863">
        <w:rPr>
          <w:rFonts w:eastAsiaTheme="minorEastAsia"/>
          <w:lang w:eastAsia="zh-CN"/>
        </w:rPr>
        <w:t xml:space="preserve">Fig. </w:t>
      </w:r>
      <w:r w:rsidR="004256B4" w:rsidRPr="00D61863">
        <w:rPr>
          <w:rFonts w:eastAsiaTheme="minorEastAsia"/>
          <w:lang w:eastAsia="zh-CN"/>
        </w:rPr>
        <w:t>7</w:t>
      </w:r>
      <w:r w:rsidRPr="00D61863">
        <w:rPr>
          <w:rFonts w:eastAsiaTheme="minorEastAsia"/>
          <w:lang w:eastAsia="zh-CN"/>
        </w:rPr>
        <w:t xml:space="preserve"> The variations of MSE of </w:t>
      </w:r>
      <w:proofErr w:type="spellStart"/>
      <w:r w:rsidRPr="00D61863">
        <w:rPr>
          <w:rFonts w:eastAsiaTheme="minorEastAsia"/>
          <w:lang w:eastAsia="zh-CN"/>
        </w:rPr>
        <w:t>ConvLSTM</w:t>
      </w:r>
      <w:proofErr w:type="spellEnd"/>
      <w:r w:rsidRPr="00D61863">
        <w:rPr>
          <w:rFonts w:eastAsiaTheme="minorEastAsia"/>
          <w:lang w:eastAsia="zh-CN"/>
        </w:rPr>
        <w:t xml:space="preserve"> and </w:t>
      </w:r>
      <w:proofErr w:type="spellStart"/>
      <w:r w:rsidRPr="00D61863">
        <w:rPr>
          <w:rFonts w:eastAsiaTheme="minorEastAsia"/>
          <w:lang w:eastAsia="zh-CN"/>
        </w:rPr>
        <w:t>ConvGRU</w:t>
      </w:r>
      <w:proofErr w:type="spellEnd"/>
      <w:r w:rsidRPr="00D61863">
        <w:rPr>
          <w:rFonts w:eastAsiaTheme="minorEastAsia"/>
          <w:lang w:eastAsia="zh-CN"/>
        </w:rPr>
        <w:t>.</w:t>
      </w:r>
    </w:p>
    <w:p w14:paraId="723F1F17" w14:textId="77777777" w:rsidR="004A578C" w:rsidRDefault="00C84288" w:rsidP="00AE205B">
      <w:pPr>
        <w:spacing w:afterLines="50" w:after="156"/>
        <w:jc w:val="both"/>
        <w:rPr>
          <w:rFonts w:eastAsia="SimSun"/>
          <w:lang w:eastAsia="zh-CN"/>
        </w:rPr>
      </w:pPr>
      <w:r w:rsidRPr="00D61863">
        <w:rPr>
          <w:rFonts w:eastAsia="SimSun"/>
          <w:lang w:eastAsia="zh-CN"/>
        </w:rPr>
        <w:lastRenderedPageBreak/>
        <w:t>Fig. 7</w:t>
      </w:r>
      <w:r w:rsidR="00095530">
        <w:rPr>
          <w:rFonts w:eastAsia="SimSun"/>
          <w:lang w:eastAsia="zh-CN"/>
        </w:rPr>
        <w:t xml:space="preserve"> presents the MSE variations of </w:t>
      </w:r>
      <w:proofErr w:type="spellStart"/>
      <w:r w:rsidR="00095530">
        <w:rPr>
          <w:rFonts w:eastAsia="SimSun"/>
          <w:lang w:eastAsia="zh-CN"/>
        </w:rPr>
        <w:t>ConvLSTM</w:t>
      </w:r>
      <w:proofErr w:type="spellEnd"/>
      <w:r w:rsidR="00095530">
        <w:rPr>
          <w:rFonts w:eastAsia="SimSun"/>
          <w:lang w:eastAsia="zh-CN"/>
        </w:rPr>
        <w:t xml:space="preserve"> and </w:t>
      </w:r>
      <w:proofErr w:type="spellStart"/>
      <w:r w:rsidR="00095530">
        <w:rPr>
          <w:rFonts w:eastAsia="SimSun"/>
          <w:lang w:eastAsia="zh-CN"/>
        </w:rPr>
        <w:t>ConvGRU</w:t>
      </w:r>
      <w:proofErr w:type="spellEnd"/>
      <w:r w:rsidR="00095530">
        <w:rPr>
          <w:rFonts w:eastAsia="SimSun"/>
          <w:lang w:eastAsia="zh-CN"/>
        </w:rPr>
        <w:t xml:space="preserve"> on Moving MNIST dataset. </w:t>
      </w:r>
    </w:p>
    <w:p w14:paraId="0390C5D8" w14:textId="50A0B547" w:rsidR="00F93EC3" w:rsidRPr="00D61863" w:rsidRDefault="00095530" w:rsidP="00AE205B">
      <w:pPr>
        <w:spacing w:afterLines="50" w:after="156"/>
        <w:jc w:val="both"/>
        <w:rPr>
          <w:rFonts w:eastAsia="SimSun"/>
          <w:lang w:eastAsia="zh-CN"/>
        </w:rPr>
      </w:pPr>
      <w:r w:rsidRPr="00D61863">
        <w:rPr>
          <w:rFonts w:eastAsia="SimSun"/>
          <w:lang w:eastAsia="zh-CN"/>
        </w:rPr>
        <w:t xml:space="preserve">As shown in Fig. 5-6, the improvement of </w:t>
      </w:r>
      <w:r>
        <w:rPr>
          <w:rFonts w:eastAsia="SimSun"/>
          <w:lang w:eastAsia="zh-CN"/>
        </w:rPr>
        <w:t>forecasting accuracy</w:t>
      </w:r>
      <w:r w:rsidRPr="00D61863">
        <w:rPr>
          <w:rFonts w:eastAsia="SimSun"/>
          <w:lang w:eastAsia="zh-CN"/>
        </w:rPr>
        <w:t xml:space="preserve"> </w:t>
      </w:r>
      <w:r>
        <w:rPr>
          <w:rFonts w:eastAsia="SimSun"/>
          <w:lang w:eastAsia="zh-CN"/>
        </w:rPr>
        <w:t>is</w:t>
      </w:r>
      <w:r w:rsidRPr="00D61863">
        <w:rPr>
          <w:rFonts w:eastAsia="SimSun"/>
          <w:lang w:eastAsia="zh-CN"/>
        </w:rPr>
        <w:t xml:space="preserve"> more obvious before epoch 10</w:t>
      </w:r>
      <w:r w:rsidR="004A578C">
        <w:rPr>
          <w:rFonts w:eastAsia="SimSun"/>
          <w:lang w:eastAsia="zh-CN"/>
        </w:rPr>
        <w:t>. The gradient of MSE remains at a stable range</w:t>
      </w:r>
      <w:r>
        <w:rPr>
          <w:rFonts w:eastAsia="SimSun"/>
          <w:lang w:eastAsia="zh-CN"/>
        </w:rPr>
        <w:t xml:space="preserve"> form epoch 10 to epoch 20</w:t>
      </w:r>
      <w:r w:rsidRPr="00D61863">
        <w:rPr>
          <w:rFonts w:eastAsia="SimSun"/>
          <w:lang w:eastAsia="zh-CN"/>
        </w:rPr>
        <w:t xml:space="preserve">. This phenomenon </w:t>
      </w:r>
      <w:r w:rsidR="004A578C">
        <w:rPr>
          <w:rFonts w:eastAsia="SimSun"/>
          <w:lang w:eastAsia="zh-CN"/>
        </w:rPr>
        <w:t>is</w:t>
      </w:r>
      <w:r w:rsidRPr="00D61863">
        <w:rPr>
          <w:rFonts w:eastAsia="SimSun"/>
          <w:lang w:eastAsia="zh-CN"/>
        </w:rPr>
        <w:t xml:space="preserve"> then validated by Fig. 7 where the decreasing speed of loss slow</w:t>
      </w:r>
      <w:r w:rsidR="004A578C">
        <w:rPr>
          <w:rFonts w:eastAsia="SimSun"/>
          <w:lang w:eastAsia="zh-CN"/>
        </w:rPr>
        <w:t xml:space="preserve">s </w:t>
      </w:r>
      <w:r w:rsidRPr="00D61863">
        <w:rPr>
          <w:rFonts w:eastAsia="SimSun"/>
          <w:lang w:eastAsia="zh-CN"/>
        </w:rPr>
        <w:t>down apparently after epoch 10.</w:t>
      </w:r>
      <w:r w:rsidR="00F44D6A">
        <w:rPr>
          <w:rFonts w:eastAsia="SimSun" w:hint="eastAsia"/>
          <w:lang w:eastAsia="zh-CN"/>
        </w:rPr>
        <w:t xml:space="preserve"> </w:t>
      </w:r>
      <w:r w:rsidR="00F44D6A">
        <w:rPr>
          <w:rFonts w:eastAsia="SimSun"/>
          <w:lang w:eastAsia="zh-CN"/>
        </w:rPr>
        <w:t xml:space="preserve">Meanwhile, </w:t>
      </w:r>
      <w:r w:rsidR="00C84288" w:rsidRPr="00D61863">
        <w:rPr>
          <w:rFonts w:eastAsia="SimSun"/>
          <w:lang w:eastAsia="zh-CN"/>
        </w:rPr>
        <w:t xml:space="preserve">MSE for </w:t>
      </w:r>
      <w:proofErr w:type="spellStart"/>
      <w:r w:rsidR="00C84288" w:rsidRPr="00D61863">
        <w:rPr>
          <w:rFonts w:eastAsia="SimSun"/>
          <w:lang w:eastAsia="zh-CN"/>
        </w:rPr>
        <w:t>ConvGRU</w:t>
      </w:r>
      <w:proofErr w:type="spellEnd"/>
      <w:r w:rsidR="00C84288" w:rsidRPr="00D61863">
        <w:rPr>
          <w:rFonts w:eastAsia="SimSun"/>
          <w:lang w:eastAsia="zh-CN"/>
        </w:rPr>
        <w:t xml:space="preserve"> </w:t>
      </w:r>
      <w:r w:rsidR="004A578C">
        <w:rPr>
          <w:rFonts w:eastAsia="SimSun"/>
          <w:lang w:eastAsia="zh-CN"/>
        </w:rPr>
        <w:t>is</w:t>
      </w:r>
      <w:r w:rsidR="00C84288" w:rsidRPr="00D61863">
        <w:rPr>
          <w:rFonts w:eastAsia="SimSun"/>
          <w:lang w:eastAsia="zh-CN"/>
        </w:rPr>
        <w:t xml:space="preserve"> around 50% </w:t>
      </w:r>
      <w:r w:rsidR="00C1067E" w:rsidRPr="00D61863">
        <w:rPr>
          <w:rFonts w:eastAsia="SimSun"/>
          <w:lang w:eastAsia="zh-CN"/>
        </w:rPr>
        <w:t xml:space="preserve">lower than </w:t>
      </w:r>
      <w:r w:rsidR="00C84288" w:rsidRPr="00D61863">
        <w:rPr>
          <w:rFonts w:eastAsia="SimSun"/>
          <w:lang w:eastAsia="zh-CN"/>
        </w:rPr>
        <w:t xml:space="preserve">MSE for </w:t>
      </w:r>
      <w:proofErr w:type="spellStart"/>
      <w:r w:rsidR="00C84288" w:rsidRPr="00D61863">
        <w:rPr>
          <w:rFonts w:eastAsia="SimSun"/>
          <w:lang w:eastAsia="zh-CN"/>
        </w:rPr>
        <w:t>ConvLSTM</w:t>
      </w:r>
      <w:proofErr w:type="spellEnd"/>
      <w:r w:rsidR="00C84288" w:rsidRPr="00D61863">
        <w:rPr>
          <w:rFonts w:eastAsia="SimSun"/>
          <w:lang w:eastAsia="zh-CN"/>
        </w:rPr>
        <w:t xml:space="preserve"> in both train and test</w:t>
      </w:r>
      <w:r w:rsidR="00C1067E" w:rsidRPr="00D61863">
        <w:rPr>
          <w:rFonts w:eastAsia="SimSun"/>
          <w:lang w:eastAsia="zh-CN"/>
        </w:rPr>
        <w:t xml:space="preserve">. </w:t>
      </w:r>
      <w:r w:rsidR="00F44D6A">
        <w:rPr>
          <w:rFonts w:eastAsia="SimSun"/>
          <w:lang w:eastAsia="zh-CN"/>
        </w:rPr>
        <w:t xml:space="preserve">Despite </w:t>
      </w:r>
      <w:proofErr w:type="spellStart"/>
      <w:r w:rsidR="00C84288" w:rsidRPr="00D61863">
        <w:rPr>
          <w:rFonts w:eastAsia="SimSun"/>
          <w:lang w:eastAsia="zh-CN"/>
        </w:rPr>
        <w:t>ConvGRU</w:t>
      </w:r>
      <w:proofErr w:type="spellEnd"/>
      <w:r w:rsidR="00C84288" w:rsidRPr="00D61863">
        <w:rPr>
          <w:rFonts w:eastAsia="SimSun"/>
          <w:lang w:eastAsia="zh-CN"/>
        </w:rPr>
        <w:t xml:space="preserve"> performs better in reducing the loss value, </w:t>
      </w:r>
      <w:proofErr w:type="spellStart"/>
      <w:r w:rsidR="00C84288" w:rsidRPr="00D61863">
        <w:rPr>
          <w:rFonts w:eastAsia="SimSun"/>
          <w:lang w:eastAsia="zh-CN"/>
        </w:rPr>
        <w:t>ConvLSTM</w:t>
      </w:r>
      <w:proofErr w:type="spellEnd"/>
      <w:r w:rsidR="00C84288" w:rsidRPr="00D61863">
        <w:rPr>
          <w:rFonts w:eastAsia="SimSun"/>
          <w:lang w:eastAsia="zh-CN"/>
        </w:rPr>
        <w:t xml:space="preserve"> produce</w:t>
      </w:r>
      <w:r w:rsidR="00F44D6A">
        <w:rPr>
          <w:rFonts w:eastAsia="SimSun"/>
          <w:lang w:eastAsia="zh-CN"/>
        </w:rPr>
        <w:t>s</w:t>
      </w:r>
      <w:r w:rsidR="00C84288" w:rsidRPr="00D61863">
        <w:rPr>
          <w:rFonts w:eastAsia="SimSun"/>
          <w:lang w:eastAsia="zh-CN"/>
        </w:rPr>
        <w:t xml:space="preserve"> more clear prediction with less noise point. </w:t>
      </w:r>
      <w:r w:rsidRPr="00D61863">
        <w:rPr>
          <w:rFonts w:eastAsia="SimSun"/>
          <w:lang w:eastAsia="zh-CN"/>
        </w:rPr>
        <w:t xml:space="preserve">The low loss for </w:t>
      </w:r>
      <w:proofErr w:type="spellStart"/>
      <w:r>
        <w:rPr>
          <w:rFonts w:eastAsia="SimSun"/>
          <w:lang w:eastAsia="zh-CN"/>
        </w:rPr>
        <w:t>Conv</w:t>
      </w:r>
      <w:r w:rsidRPr="00D61863">
        <w:rPr>
          <w:rFonts w:eastAsia="SimSun"/>
          <w:lang w:eastAsia="zh-CN"/>
        </w:rPr>
        <w:t>GRU</w:t>
      </w:r>
      <w:proofErr w:type="spellEnd"/>
      <w:r w:rsidRPr="00D61863">
        <w:rPr>
          <w:rFonts w:eastAsia="SimSun"/>
          <w:lang w:eastAsia="zh-CN"/>
        </w:rPr>
        <w:t xml:space="preserve"> </w:t>
      </w:r>
      <w:r w:rsidR="00F44D6A">
        <w:rPr>
          <w:rFonts w:eastAsia="SimSun"/>
          <w:lang w:eastAsia="zh-CN"/>
        </w:rPr>
        <w:t>indicates</w:t>
      </w:r>
      <w:r w:rsidRPr="00D61863">
        <w:rPr>
          <w:rFonts w:eastAsia="SimSun"/>
          <w:lang w:eastAsia="zh-CN"/>
        </w:rPr>
        <w:t xml:space="preserve"> that overfitting</w:t>
      </w:r>
      <w:r>
        <w:rPr>
          <w:rFonts w:eastAsia="SimSun"/>
          <w:lang w:eastAsia="zh-CN"/>
        </w:rPr>
        <w:t xml:space="preserve"> is the reason for</w:t>
      </w:r>
      <w:r w:rsidRPr="00D61863">
        <w:rPr>
          <w:rFonts w:eastAsia="SimSun"/>
          <w:lang w:eastAsia="zh-CN"/>
        </w:rPr>
        <w:t xml:space="preserve"> more noisy points in the predictions of </w:t>
      </w:r>
      <w:proofErr w:type="spellStart"/>
      <w:r w:rsidRPr="00D61863">
        <w:rPr>
          <w:rFonts w:eastAsia="SimSun"/>
          <w:lang w:eastAsia="zh-CN"/>
        </w:rPr>
        <w:t>ConvGRU</w:t>
      </w:r>
      <w:proofErr w:type="spellEnd"/>
      <w:r w:rsidRPr="00D61863">
        <w:rPr>
          <w:rFonts w:eastAsia="SimSun"/>
          <w:lang w:eastAsia="zh-CN"/>
        </w:rPr>
        <w:t>.</w:t>
      </w:r>
      <w:r>
        <w:rPr>
          <w:rFonts w:eastAsia="SimSun"/>
          <w:lang w:eastAsia="zh-CN"/>
        </w:rPr>
        <w:t xml:space="preserve"> O</w:t>
      </w:r>
      <w:r w:rsidR="00C84288" w:rsidRPr="00D61863">
        <w:rPr>
          <w:rFonts w:eastAsia="SimSun"/>
          <w:lang w:eastAsia="zh-CN"/>
        </w:rPr>
        <w:t>verall</w:t>
      </w:r>
      <w:r w:rsidR="004256B4" w:rsidRPr="00D61863">
        <w:rPr>
          <w:rFonts w:eastAsia="SimSun"/>
          <w:lang w:eastAsia="zh-CN"/>
        </w:rPr>
        <w:t xml:space="preserve">, </w:t>
      </w:r>
      <w:proofErr w:type="spellStart"/>
      <w:r w:rsidR="00C84288" w:rsidRPr="00D61863">
        <w:rPr>
          <w:rFonts w:eastAsia="SimSun"/>
          <w:lang w:eastAsia="zh-CN"/>
        </w:rPr>
        <w:t>ConvLSTM</w:t>
      </w:r>
      <w:proofErr w:type="spellEnd"/>
      <w:r w:rsidR="00C84288" w:rsidRPr="00D61863">
        <w:rPr>
          <w:rFonts w:eastAsia="SimSun"/>
          <w:lang w:eastAsia="zh-CN"/>
        </w:rPr>
        <w:t xml:space="preserve"> perform</w:t>
      </w:r>
      <w:r w:rsidR="004256B4" w:rsidRPr="00D61863">
        <w:rPr>
          <w:rFonts w:eastAsia="SimSun"/>
          <w:lang w:eastAsia="zh-CN"/>
        </w:rPr>
        <w:t>ed</w:t>
      </w:r>
      <w:r w:rsidR="00C84288" w:rsidRPr="00D61863">
        <w:rPr>
          <w:rFonts w:eastAsia="SimSun"/>
          <w:lang w:eastAsia="zh-CN"/>
        </w:rPr>
        <w:t xml:space="preserve"> better than </w:t>
      </w:r>
      <w:proofErr w:type="spellStart"/>
      <w:r w:rsidR="00C84288" w:rsidRPr="00D61863">
        <w:rPr>
          <w:rFonts w:eastAsia="SimSun"/>
          <w:lang w:eastAsia="zh-CN"/>
        </w:rPr>
        <w:t>ConvGRU</w:t>
      </w:r>
      <w:proofErr w:type="spellEnd"/>
      <w:r w:rsidR="00C84288" w:rsidRPr="00D61863">
        <w:rPr>
          <w:rFonts w:eastAsia="SimSun"/>
          <w:lang w:eastAsia="zh-CN"/>
        </w:rPr>
        <w:t xml:space="preserve"> on Moving MNIST dataset.</w:t>
      </w:r>
      <w:r w:rsidR="00A0711B">
        <w:rPr>
          <w:rFonts w:eastAsia="SimSun"/>
          <w:lang w:eastAsia="zh-CN"/>
        </w:rPr>
        <w:t xml:space="preserve"> </w:t>
      </w:r>
    </w:p>
    <w:p w14:paraId="6402A557" w14:textId="1A4E96F2" w:rsidR="00F93EC3" w:rsidRPr="00300151" w:rsidRDefault="00727503" w:rsidP="00300151">
      <w:pPr>
        <w:pStyle w:val="Heading3"/>
        <w:spacing w:afterLines="50" w:after="156" w:afterAutospacing="0"/>
        <w:rPr>
          <w:rFonts w:ascii="Times New Roman" w:hAnsi="Times New Roman" w:hint="default"/>
        </w:rPr>
      </w:pPr>
      <w:r w:rsidRPr="00D61863">
        <w:rPr>
          <w:rFonts w:ascii="Times New Roman" w:hAnsi="Times New Roman" w:hint="default"/>
        </w:rPr>
        <w:t>5</w:t>
      </w:r>
      <w:r w:rsidR="00C84288" w:rsidRPr="00300151">
        <w:rPr>
          <w:rFonts w:ascii="Times New Roman" w:hAnsi="Times New Roman" w:hint="default"/>
        </w:rPr>
        <w:t>.2 Radar echo train and test.</w:t>
      </w:r>
    </w:p>
    <w:p w14:paraId="688780D0" w14:textId="2943E040" w:rsidR="00F93EC3" w:rsidRPr="00D61863" w:rsidRDefault="00F02496" w:rsidP="00300151">
      <w:pPr>
        <w:spacing w:afterLines="50" w:after="156"/>
        <w:jc w:val="both"/>
        <w:rPr>
          <w:rFonts w:eastAsia="SimSun"/>
          <w:lang w:eastAsia="zh-CN"/>
        </w:rPr>
      </w:pPr>
      <w:r w:rsidRPr="00D61863">
        <w:rPr>
          <w:rFonts w:eastAsia="SimSun"/>
          <w:lang w:eastAsia="zh-CN"/>
        </w:rPr>
        <w:t>Compared to highly-standardized Moving MNIST, the radar echo dataset ha</w:t>
      </w:r>
      <w:r w:rsidR="00A97D79">
        <w:rPr>
          <w:rFonts w:eastAsia="SimSun"/>
          <w:lang w:eastAsia="zh-CN"/>
        </w:rPr>
        <w:t>s</w:t>
      </w:r>
      <w:r w:rsidRPr="00D61863">
        <w:rPr>
          <w:rFonts w:eastAsia="SimSun"/>
          <w:lang w:eastAsia="zh-CN"/>
        </w:rPr>
        <w:t xml:space="preserve"> less frames and larger matrixes that increase the computational difficulty. Average train time per epoch is 15 minutes for </w:t>
      </w:r>
      <w:proofErr w:type="spellStart"/>
      <w:r w:rsidRPr="00D61863">
        <w:rPr>
          <w:rFonts w:eastAsia="SimSun"/>
          <w:lang w:eastAsia="zh-CN"/>
        </w:rPr>
        <w:t>ConvGRU</w:t>
      </w:r>
      <w:proofErr w:type="spellEnd"/>
      <w:r w:rsidRPr="00D61863">
        <w:rPr>
          <w:rFonts w:eastAsia="SimSun"/>
          <w:lang w:eastAsia="zh-CN"/>
        </w:rPr>
        <w:t xml:space="preserve"> and 23 minutes for </w:t>
      </w:r>
      <w:proofErr w:type="spellStart"/>
      <w:r w:rsidRPr="00D61863">
        <w:rPr>
          <w:rFonts w:eastAsia="SimSun"/>
          <w:lang w:eastAsia="zh-CN"/>
        </w:rPr>
        <w:t>ConvLSTM</w:t>
      </w:r>
      <w:proofErr w:type="spellEnd"/>
      <w:r w:rsidRPr="00D61863">
        <w:rPr>
          <w:rFonts w:eastAsia="SimSun"/>
          <w:lang w:eastAsia="zh-CN"/>
        </w:rPr>
        <w:t>. The chaos nature of atmospheric movement also increase</w:t>
      </w:r>
      <w:r w:rsidR="00A97D79">
        <w:rPr>
          <w:rFonts w:eastAsia="SimSun"/>
          <w:lang w:eastAsia="zh-CN"/>
        </w:rPr>
        <w:t>s</w:t>
      </w:r>
      <w:r w:rsidRPr="00D61863">
        <w:rPr>
          <w:rFonts w:eastAsia="SimSun"/>
          <w:lang w:eastAsia="zh-CN"/>
        </w:rPr>
        <w:t xml:space="preserve"> the randomness of radar dataset</w:t>
      </w:r>
      <w:r w:rsidR="00A97D79">
        <w:rPr>
          <w:rFonts w:eastAsia="SimSun"/>
          <w:lang w:eastAsia="zh-CN"/>
        </w:rPr>
        <w:t>.</w:t>
      </w:r>
      <w:r w:rsidRPr="00D61863">
        <w:rPr>
          <w:rFonts w:eastAsia="SimSun"/>
          <w:lang w:eastAsia="zh-CN"/>
        </w:rPr>
        <w:t xml:space="preserve"> </w:t>
      </w:r>
      <w:r w:rsidR="00A97D79">
        <w:rPr>
          <w:rFonts w:eastAsia="SimSun"/>
          <w:lang w:eastAsia="zh-CN"/>
        </w:rPr>
        <w:t>T</w:t>
      </w:r>
      <w:r w:rsidRPr="00D61863">
        <w:rPr>
          <w:rFonts w:eastAsia="SimSun"/>
          <w:lang w:eastAsia="zh-CN"/>
        </w:rPr>
        <w:t>he 2000</w:t>
      </w:r>
      <w:r w:rsidR="00A97D79">
        <w:rPr>
          <w:rFonts w:eastAsia="SimSun"/>
          <w:lang w:eastAsia="zh-CN"/>
        </w:rPr>
        <w:t>-</w:t>
      </w:r>
      <w:r w:rsidRPr="00D61863">
        <w:rPr>
          <w:rFonts w:eastAsia="SimSun"/>
          <w:lang w:eastAsia="zh-CN"/>
        </w:rPr>
        <w:t xml:space="preserve">sequence test </w:t>
      </w:r>
      <w:r w:rsidR="00A97D79">
        <w:rPr>
          <w:rFonts w:eastAsia="SimSun"/>
          <w:lang w:eastAsia="zh-CN"/>
        </w:rPr>
        <w:t>data</w:t>
      </w:r>
      <w:r w:rsidRPr="00D61863">
        <w:rPr>
          <w:rFonts w:eastAsia="SimSun"/>
          <w:lang w:eastAsia="zh-CN"/>
        </w:rPr>
        <w:t xml:space="preserve">set could have </w:t>
      </w:r>
      <w:r w:rsidR="00A97D79">
        <w:rPr>
          <w:rFonts w:eastAsia="SimSun"/>
          <w:lang w:eastAsia="zh-CN"/>
        </w:rPr>
        <w:t xml:space="preserve">precipitation </w:t>
      </w:r>
      <w:r w:rsidRPr="00D61863">
        <w:rPr>
          <w:rFonts w:eastAsia="SimSun"/>
          <w:lang w:eastAsia="zh-CN"/>
        </w:rPr>
        <w:t xml:space="preserve">patterns never occurred in </w:t>
      </w:r>
      <w:r w:rsidR="00A97D79">
        <w:rPr>
          <w:rFonts w:eastAsia="SimSun"/>
          <w:lang w:eastAsia="zh-CN"/>
        </w:rPr>
        <w:t xml:space="preserve">the </w:t>
      </w:r>
      <w:r w:rsidR="00A97D79" w:rsidRPr="00D61863">
        <w:rPr>
          <w:rFonts w:eastAsia="SimSun"/>
          <w:lang w:eastAsia="zh-CN"/>
        </w:rPr>
        <w:t>10000-sequence</w:t>
      </w:r>
      <w:r w:rsidRPr="00D61863">
        <w:rPr>
          <w:rFonts w:eastAsia="SimSun"/>
          <w:lang w:eastAsia="zh-CN"/>
        </w:rPr>
        <w:t xml:space="preserve"> train </w:t>
      </w:r>
      <w:r w:rsidR="00A97D79">
        <w:rPr>
          <w:rFonts w:eastAsia="SimSun"/>
          <w:lang w:eastAsia="zh-CN"/>
        </w:rPr>
        <w:t>data</w:t>
      </w:r>
      <w:r w:rsidRPr="00D61863">
        <w:rPr>
          <w:rFonts w:eastAsia="SimSun"/>
          <w:lang w:eastAsia="zh-CN"/>
        </w:rPr>
        <w:t xml:space="preserve">set. Unlike the steady loss decrease for both test and train in Moving MNIST, loss </w:t>
      </w:r>
      <w:r w:rsidR="00A97D79">
        <w:rPr>
          <w:rFonts w:eastAsia="SimSun"/>
          <w:lang w:eastAsia="zh-CN"/>
        </w:rPr>
        <w:t>in</w:t>
      </w:r>
      <w:r w:rsidRPr="00D61863">
        <w:rPr>
          <w:rFonts w:eastAsia="SimSun"/>
          <w:lang w:eastAsia="zh-CN"/>
        </w:rPr>
        <w:t xml:space="preserve"> radar echo test decreas</w:t>
      </w:r>
      <w:r w:rsidR="00A97D79">
        <w:rPr>
          <w:rFonts w:eastAsia="SimSun"/>
          <w:lang w:eastAsia="zh-CN"/>
        </w:rPr>
        <w:t>es</w:t>
      </w:r>
      <w:r w:rsidRPr="00D61863">
        <w:rPr>
          <w:rFonts w:eastAsia="SimSun"/>
          <w:lang w:eastAsia="zh-CN"/>
        </w:rPr>
        <w:t xml:space="preserve"> slowly and rebound</w:t>
      </w:r>
      <w:r w:rsidR="00A97D79">
        <w:rPr>
          <w:rFonts w:eastAsia="SimSun"/>
          <w:lang w:eastAsia="zh-CN"/>
        </w:rPr>
        <w:t>s</w:t>
      </w:r>
      <w:r w:rsidRPr="00D61863">
        <w:rPr>
          <w:rFonts w:eastAsia="SimSun"/>
          <w:lang w:eastAsia="zh-CN"/>
        </w:rPr>
        <w:t xml:space="preserve"> frequently. Nevertheless, the average MSE on radar datasets </w:t>
      </w:r>
      <w:r w:rsidR="004D42D4">
        <w:rPr>
          <w:rFonts w:eastAsia="SimSun"/>
          <w:lang w:eastAsia="zh-CN"/>
        </w:rPr>
        <w:t>i</w:t>
      </w:r>
      <w:r w:rsidRPr="00D61863">
        <w:rPr>
          <w:rFonts w:eastAsia="SimSun"/>
          <w:lang w:eastAsia="zh-CN"/>
        </w:rPr>
        <w:t>s an order of magnitude smaller than that on Moving MNIST.</w:t>
      </w:r>
    </w:p>
    <w:p w14:paraId="10921F00" w14:textId="671BAE62" w:rsidR="00F02496" w:rsidRPr="00D61863" w:rsidRDefault="003341A9" w:rsidP="004429C2">
      <w:pPr>
        <w:spacing w:afterLines="50" w:after="156"/>
        <w:jc w:val="both"/>
        <w:rPr>
          <w:rFonts w:eastAsia="SimSun"/>
          <w:lang w:eastAsia="zh-CN"/>
        </w:rPr>
      </w:pPr>
      <w:r w:rsidRPr="00D61863">
        <w:rPr>
          <w:rFonts w:eastAsia="SimSun"/>
          <w:lang w:eastAsia="zh-CN"/>
        </w:rPr>
        <w:t xml:space="preserve">Early stopping </w:t>
      </w:r>
      <w:r w:rsidR="004A578C">
        <w:rPr>
          <w:rFonts w:eastAsia="SimSun"/>
          <w:lang w:eastAsia="zh-CN"/>
        </w:rPr>
        <w:t xml:space="preserve">is </w:t>
      </w:r>
      <w:r w:rsidRPr="00D61863">
        <w:rPr>
          <w:rFonts w:eastAsia="SimSun"/>
          <w:lang w:eastAsia="zh-CN"/>
        </w:rPr>
        <w:t xml:space="preserve">set for the training on radar echo dataset. For every epoch of training a testing </w:t>
      </w:r>
      <w:r w:rsidR="004D42D4">
        <w:rPr>
          <w:rFonts w:eastAsia="SimSun"/>
          <w:lang w:eastAsia="zh-CN"/>
        </w:rPr>
        <w:t>i</w:t>
      </w:r>
      <w:r w:rsidRPr="00D61863">
        <w:rPr>
          <w:rFonts w:eastAsia="SimSun"/>
          <w:lang w:eastAsia="zh-CN"/>
        </w:rPr>
        <w:t xml:space="preserve">s conducted. The average loss of test set </w:t>
      </w:r>
      <w:r w:rsidR="004A578C">
        <w:rPr>
          <w:rFonts w:eastAsia="SimSun"/>
          <w:lang w:eastAsia="zh-CN"/>
        </w:rPr>
        <w:t>is</w:t>
      </w:r>
      <w:r w:rsidRPr="00D61863">
        <w:rPr>
          <w:rFonts w:eastAsia="SimSun"/>
          <w:lang w:eastAsia="zh-CN"/>
        </w:rPr>
        <w:t xml:space="preserve"> recorded. If the new test loss is not smaller than last 5 epochs, the training process would be automatically stopped. As shown in Fig. 8, the test loss of </w:t>
      </w:r>
      <w:proofErr w:type="spellStart"/>
      <w:r w:rsidRPr="00D61863">
        <w:rPr>
          <w:rFonts w:eastAsia="SimSun"/>
          <w:lang w:eastAsia="zh-CN"/>
        </w:rPr>
        <w:t>ConvGRU</w:t>
      </w:r>
      <w:proofErr w:type="spellEnd"/>
      <w:r w:rsidRPr="00D61863">
        <w:rPr>
          <w:rFonts w:eastAsia="SimSun"/>
          <w:lang w:eastAsia="zh-CN"/>
        </w:rPr>
        <w:t xml:space="preserve"> reach</w:t>
      </w:r>
      <w:r w:rsidR="004A578C">
        <w:rPr>
          <w:rFonts w:eastAsia="SimSun"/>
          <w:lang w:eastAsia="zh-CN"/>
        </w:rPr>
        <w:t>es</w:t>
      </w:r>
      <w:r w:rsidRPr="00D61863">
        <w:rPr>
          <w:rFonts w:eastAsia="SimSun"/>
          <w:lang w:eastAsia="zh-CN"/>
        </w:rPr>
        <w:t xml:space="preserve"> lowest at epoch 11 and training of </w:t>
      </w:r>
      <w:proofErr w:type="spellStart"/>
      <w:r w:rsidRPr="00D61863">
        <w:rPr>
          <w:rFonts w:eastAsia="SimSun"/>
          <w:lang w:eastAsia="zh-CN"/>
        </w:rPr>
        <w:t>ConvGRU</w:t>
      </w:r>
      <w:proofErr w:type="spellEnd"/>
      <w:r w:rsidRPr="00D61863">
        <w:rPr>
          <w:rFonts w:eastAsia="SimSun"/>
          <w:lang w:eastAsia="zh-CN"/>
        </w:rPr>
        <w:t xml:space="preserve"> stopped at epoch 16. The test loss of </w:t>
      </w:r>
      <w:proofErr w:type="spellStart"/>
      <w:r w:rsidRPr="00D61863">
        <w:rPr>
          <w:rFonts w:eastAsia="SimSun"/>
          <w:lang w:eastAsia="zh-CN"/>
        </w:rPr>
        <w:t>ConvLSTM</w:t>
      </w:r>
      <w:proofErr w:type="spellEnd"/>
      <w:r w:rsidRPr="00D61863">
        <w:rPr>
          <w:rFonts w:eastAsia="SimSun"/>
          <w:lang w:eastAsia="zh-CN"/>
        </w:rPr>
        <w:t xml:space="preserve"> reache</w:t>
      </w:r>
      <w:r w:rsidR="004A578C">
        <w:rPr>
          <w:rFonts w:eastAsia="SimSun"/>
          <w:lang w:eastAsia="zh-CN"/>
        </w:rPr>
        <w:t>s</w:t>
      </w:r>
      <w:r w:rsidRPr="00D61863">
        <w:rPr>
          <w:rFonts w:eastAsia="SimSun"/>
          <w:lang w:eastAsia="zh-CN"/>
        </w:rPr>
        <w:t xml:space="preserve"> lowest at epoch 15 and training of </w:t>
      </w:r>
      <w:proofErr w:type="spellStart"/>
      <w:r w:rsidRPr="00D61863">
        <w:rPr>
          <w:rFonts w:eastAsia="SimSun"/>
          <w:lang w:eastAsia="zh-CN"/>
        </w:rPr>
        <w:t>ConvLSTM</w:t>
      </w:r>
      <w:proofErr w:type="spellEnd"/>
      <w:r w:rsidRPr="00D61863">
        <w:rPr>
          <w:rFonts w:eastAsia="SimSun"/>
          <w:lang w:eastAsia="zh-CN"/>
        </w:rPr>
        <w:t xml:space="preserve"> </w:t>
      </w:r>
      <w:r w:rsidR="004A578C">
        <w:rPr>
          <w:rFonts w:eastAsia="SimSun"/>
          <w:lang w:eastAsia="zh-CN"/>
        </w:rPr>
        <w:t>i</w:t>
      </w:r>
      <w:r w:rsidR="00F02496" w:rsidRPr="00D61863">
        <w:rPr>
          <w:rFonts w:eastAsia="SimSun"/>
          <w:lang w:eastAsia="zh-CN"/>
        </w:rPr>
        <w:t xml:space="preserve">s manually </w:t>
      </w:r>
      <w:r w:rsidRPr="00D61863">
        <w:rPr>
          <w:rFonts w:eastAsia="SimSun"/>
          <w:lang w:eastAsia="zh-CN"/>
        </w:rPr>
        <w:t>stopped at epoch 1</w:t>
      </w:r>
      <w:r w:rsidR="00F02496" w:rsidRPr="00D61863">
        <w:rPr>
          <w:rFonts w:eastAsia="SimSun"/>
          <w:lang w:eastAsia="zh-CN"/>
        </w:rPr>
        <w:t xml:space="preserve">7. </w:t>
      </w:r>
      <w:r w:rsidR="004A578C">
        <w:rPr>
          <w:rFonts w:eastAsia="SimSun"/>
          <w:lang w:eastAsia="zh-CN"/>
        </w:rPr>
        <w:t>O</w:t>
      </w:r>
      <w:r w:rsidR="007A033D" w:rsidRPr="00D61863">
        <w:rPr>
          <w:rFonts w:eastAsia="SimSun"/>
          <w:lang w:eastAsia="zh-CN"/>
        </w:rPr>
        <w:t xml:space="preserve">n train dataset, </w:t>
      </w:r>
      <w:r w:rsidR="00F02496" w:rsidRPr="00D61863">
        <w:rPr>
          <w:rFonts w:eastAsia="SimSun"/>
          <w:lang w:eastAsia="zh-CN"/>
        </w:rPr>
        <w:t>the loss decrease</w:t>
      </w:r>
      <w:r w:rsidR="004A578C">
        <w:rPr>
          <w:rFonts w:eastAsia="SimSun"/>
          <w:lang w:eastAsia="zh-CN"/>
        </w:rPr>
        <w:t>s</w:t>
      </w:r>
      <w:r w:rsidR="00F02496" w:rsidRPr="00D61863">
        <w:rPr>
          <w:rFonts w:eastAsia="SimSun"/>
          <w:lang w:eastAsia="zh-CN"/>
        </w:rPr>
        <w:t xml:space="preserve"> at a nearly constant rate</w:t>
      </w:r>
      <w:r w:rsidR="007A033D" w:rsidRPr="00D61863">
        <w:rPr>
          <w:rFonts w:eastAsia="SimSun"/>
          <w:lang w:eastAsia="zh-CN"/>
        </w:rPr>
        <w:t xml:space="preserve">, and the loss of </w:t>
      </w:r>
      <w:proofErr w:type="spellStart"/>
      <w:r w:rsidR="007A033D" w:rsidRPr="00D61863">
        <w:rPr>
          <w:rFonts w:eastAsia="SimSun"/>
          <w:lang w:eastAsia="zh-CN"/>
        </w:rPr>
        <w:t>ConvLSTM</w:t>
      </w:r>
      <w:proofErr w:type="spellEnd"/>
      <w:r w:rsidR="007A033D" w:rsidRPr="00D61863">
        <w:rPr>
          <w:rFonts w:eastAsia="SimSun"/>
          <w:lang w:eastAsia="zh-CN"/>
        </w:rPr>
        <w:t xml:space="preserve"> </w:t>
      </w:r>
      <w:r w:rsidR="004A578C">
        <w:rPr>
          <w:rFonts w:eastAsia="SimSun"/>
          <w:lang w:eastAsia="zh-CN"/>
        </w:rPr>
        <w:t>i</w:t>
      </w:r>
      <w:r w:rsidR="007A033D" w:rsidRPr="00D61863">
        <w:rPr>
          <w:rFonts w:eastAsia="SimSun"/>
          <w:lang w:eastAsia="zh-CN"/>
        </w:rPr>
        <w:t>s smaller.</w:t>
      </w:r>
    </w:p>
    <w:p w14:paraId="2ACD5D02" w14:textId="0BF73BD1" w:rsidR="00F02496" w:rsidRPr="00D61863" w:rsidRDefault="00D61863" w:rsidP="004429C2">
      <w:pPr>
        <w:spacing w:afterLines="50" w:after="156"/>
        <w:jc w:val="center"/>
        <w:rPr>
          <w:rFonts w:eastAsia="SimSun"/>
          <w:lang w:eastAsia="zh-CN"/>
        </w:rPr>
      </w:pPr>
      <w:r>
        <w:rPr>
          <w:noProof/>
        </w:rPr>
        <w:drawing>
          <wp:inline distT="0" distB="0" distL="0" distR="0" wp14:anchorId="0446EE7E" wp14:editId="199D9784">
            <wp:extent cx="3544785" cy="230415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3031" cy="2309513"/>
                    </a:xfrm>
                    <a:prstGeom prst="rect">
                      <a:avLst/>
                    </a:prstGeom>
                    <a:noFill/>
                    <a:ln>
                      <a:noFill/>
                    </a:ln>
                  </pic:spPr>
                </pic:pic>
              </a:graphicData>
            </a:graphic>
          </wp:inline>
        </w:drawing>
      </w:r>
    </w:p>
    <w:p w14:paraId="2375EB4C" w14:textId="77777777" w:rsidR="00F02496" w:rsidRPr="00D61863" w:rsidRDefault="00F02496" w:rsidP="00300151">
      <w:pPr>
        <w:spacing w:afterLines="50" w:after="156"/>
        <w:jc w:val="both"/>
        <w:rPr>
          <w:rFonts w:eastAsiaTheme="minorEastAsia"/>
          <w:lang w:eastAsia="zh-CN"/>
        </w:rPr>
      </w:pPr>
      <w:r w:rsidRPr="00D61863">
        <w:rPr>
          <w:rFonts w:eastAsia="SimSun"/>
          <w:lang w:eastAsia="zh-CN"/>
        </w:rPr>
        <w:lastRenderedPageBreak/>
        <w:t xml:space="preserve">Fig. 8 </w:t>
      </w:r>
      <w:r w:rsidRPr="00D61863">
        <w:rPr>
          <w:rFonts w:eastAsiaTheme="minorEastAsia"/>
          <w:lang w:eastAsia="zh-CN"/>
        </w:rPr>
        <w:t xml:space="preserve">The variations of MSE loss for radar echo test and train of </w:t>
      </w:r>
      <w:proofErr w:type="spellStart"/>
      <w:r w:rsidRPr="00D61863">
        <w:rPr>
          <w:rFonts w:eastAsiaTheme="minorEastAsia"/>
          <w:lang w:eastAsia="zh-CN"/>
        </w:rPr>
        <w:t>ConvLSTM</w:t>
      </w:r>
      <w:proofErr w:type="spellEnd"/>
      <w:r w:rsidRPr="00D61863">
        <w:rPr>
          <w:rFonts w:eastAsiaTheme="minorEastAsia"/>
          <w:lang w:eastAsia="zh-CN"/>
        </w:rPr>
        <w:t xml:space="preserve"> and </w:t>
      </w:r>
      <w:proofErr w:type="spellStart"/>
      <w:r w:rsidRPr="00D61863">
        <w:rPr>
          <w:rFonts w:eastAsiaTheme="minorEastAsia"/>
          <w:lang w:eastAsia="zh-CN"/>
        </w:rPr>
        <w:t>ConvGRU</w:t>
      </w:r>
      <w:proofErr w:type="spellEnd"/>
      <w:r w:rsidRPr="00D61863">
        <w:rPr>
          <w:rFonts w:eastAsiaTheme="minorEastAsia"/>
          <w:lang w:eastAsia="zh-CN"/>
        </w:rPr>
        <w:t>.</w:t>
      </w:r>
    </w:p>
    <w:p w14:paraId="22C997B2" w14:textId="77777777" w:rsidR="00F02496" w:rsidRPr="00D61863" w:rsidRDefault="00F02496" w:rsidP="004429C2">
      <w:pPr>
        <w:spacing w:afterLines="50" w:after="156"/>
        <w:ind w:firstLine="420"/>
        <w:jc w:val="both"/>
        <w:rPr>
          <w:rFonts w:eastAsia="SimSun"/>
          <w:lang w:eastAsia="zh-CN"/>
        </w:rPr>
      </w:pPr>
    </w:p>
    <w:p w14:paraId="22BAE40D" w14:textId="77777777" w:rsidR="00F93EC3" w:rsidRPr="00D61863" w:rsidRDefault="00F93EC3" w:rsidP="004429C2">
      <w:pPr>
        <w:spacing w:afterLines="50" w:after="156"/>
        <w:jc w:val="both"/>
      </w:pPr>
    </w:p>
    <w:p w14:paraId="76CB96D1" w14:textId="562B38E4" w:rsidR="00F93EC3" w:rsidRPr="00D61863" w:rsidRDefault="001D28A4" w:rsidP="004429C2">
      <w:pPr>
        <w:spacing w:afterLines="50" w:after="156"/>
        <w:jc w:val="center"/>
        <w:rPr>
          <w:rFonts w:eastAsia="SimSun"/>
          <w:lang w:eastAsia="zh-CN"/>
        </w:rPr>
      </w:pPr>
      <w:r w:rsidRPr="00D61863">
        <w:rPr>
          <w:noProof/>
        </w:rPr>
        <w:drawing>
          <wp:inline distT="0" distB="0" distL="0" distR="0" wp14:anchorId="67A1ADF5" wp14:editId="53326A9A">
            <wp:extent cx="5274310" cy="23050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0CEE2827" w14:textId="26DD959C" w:rsidR="00F93EC3" w:rsidRPr="00D61863" w:rsidRDefault="00C84288" w:rsidP="00F44D6A">
      <w:pPr>
        <w:spacing w:afterLines="50" w:after="156"/>
        <w:jc w:val="both"/>
        <w:rPr>
          <w:rFonts w:eastAsia="SimSun"/>
          <w:lang w:eastAsia="zh-CN"/>
        </w:rPr>
      </w:pPr>
      <w:r w:rsidRPr="00D61863">
        <w:rPr>
          <w:rFonts w:eastAsia="SimSun"/>
          <w:lang w:eastAsia="zh-CN"/>
        </w:rPr>
        <w:t xml:space="preserve">Fig. </w:t>
      </w:r>
      <w:r w:rsidR="004256B4" w:rsidRPr="00D61863">
        <w:rPr>
          <w:rFonts w:eastAsia="SimSun"/>
          <w:lang w:eastAsia="zh-CN"/>
        </w:rPr>
        <w:t>9</w:t>
      </w:r>
      <w:r w:rsidRPr="00D61863">
        <w:rPr>
          <w:rFonts w:eastAsia="SimSun"/>
          <w:lang w:eastAsia="zh-CN"/>
        </w:rPr>
        <w:t xml:space="preserve"> Predictions on </w:t>
      </w:r>
      <w:r w:rsidR="00D8261C">
        <w:rPr>
          <w:rFonts w:eastAsia="SimSun"/>
          <w:lang w:eastAsia="zh-CN"/>
        </w:rPr>
        <w:t xml:space="preserve">radar </w:t>
      </w:r>
      <w:r w:rsidRPr="00D61863">
        <w:rPr>
          <w:rFonts w:eastAsia="SimSun"/>
          <w:lang w:eastAsia="zh-CN"/>
        </w:rPr>
        <w:t xml:space="preserve">train </w:t>
      </w:r>
      <w:r w:rsidR="003341A9" w:rsidRPr="00D61863">
        <w:rPr>
          <w:rFonts w:eastAsia="SimSun"/>
          <w:lang w:eastAsia="zh-CN"/>
        </w:rPr>
        <w:t>data</w:t>
      </w:r>
      <w:r w:rsidRPr="00D61863">
        <w:rPr>
          <w:rFonts w:eastAsia="SimSun"/>
          <w:lang w:eastAsia="zh-CN"/>
        </w:rPr>
        <w:t xml:space="preserve">set. All predictions of </w:t>
      </w:r>
      <w:proofErr w:type="spellStart"/>
      <w:r w:rsidRPr="00D61863">
        <w:rPr>
          <w:rFonts w:eastAsia="SimSun"/>
          <w:lang w:eastAsia="zh-CN"/>
        </w:rPr>
        <w:t>ConvGRU</w:t>
      </w:r>
      <w:proofErr w:type="spellEnd"/>
      <w:r w:rsidRPr="00D61863">
        <w:rPr>
          <w:rFonts w:eastAsia="SimSun"/>
          <w:lang w:eastAsia="zh-CN"/>
        </w:rPr>
        <w:t xml:space="preserve"> are based on epoch 10 model</w:t>
      </w:r>
      <w:r w:rsidR="003341A9" w:rsidRPr="00D61863">
        <w:rPr>
          <w:rFonts w:eastAsia="SimSun"/>
          <w:lang w:eastAsia="zh-CN"/>
        </w:rPr>
        <w:t xml:space="preserve"> (smallest test loss)</w:t>
      </w:r>
      <w:r w:rsidRPr="00D61863">
        <w:rPr>
          <w:rFonts w:eastAsia="SimSun"/>
          <w:lang w:eastAsia="zh-CN"/>
        </w:rPr>
        <w:t xml:space="preserve">. For </w:t>
      </w:r>
      <w:proofErr w:type="spellStart"/>
      <w:r w:rsidRPr="00D61863">
        <w:rPr>
          <w:rFonts w:eastAsia="SimSun"/>
          <w:lang w:eastAsia="zh-CN"/>
        </w:rPr>
        <w:t>ConvLSTM</w:t>
      </w:r>
      <w:proofErr w:type="spellEnd"/>
      <w:r w:rsidRPr="00D61863">
        <w:rPr>
          <w:rFonts w:eastAsia="SimSun"/>
          <w:lang w:eastAsia="zh-CN"/>
        </w:rPr>
        <w:t>, the upper prediction is based on epoch 10 model, and the bottom prediction is on epoch 1</w:t>
      </w:r>
      <w:r w:rsidR="00224FAE" w:rsidRPr="00D61863">
        <w:rPr>
          <w:rFonts w:eastAsia="SimSun"/>
          <w:lang w:eastAsia="zh-CN"/>
        </w:rPr>
        <w:t>7</w:t>
      </w:r>
      <w:r w:rsidRPr="00D61863">
        <w:rPr>
          <w:rFonts w:eastAsia="SimSun"/>
          <w:lang w:eastAsia="zh-CN"/>
        </w:rPr>
        <w:t xml:space="preserve"> model</w:t>
      </w:r>
      <w:r w:rsidR="003341A9" w:rsidRPr="00D61863">
        <w:rPr>
          <w:rFonts w:eastAsia="SimSun"/>
          <w:lang w:eastAsia="zh-CN"/>
        </w:rPr>
        <w:t xml:space="preserve"> (smallest t</w:t>
      </w:r>
      <w:r w:rsidR="00224FAE" w:rsidRPr="00D61863">
        <w:rPr>
          <w:rFonts w:eastAsia="SimSun"/>
          <w:lang w:eastAsia="zh-CN"/>
        </w:rPr>
        <w:t>rain</w:t>
      </w:r>
      <w:r w:rsidR="003341A9" w:rsidRPr="00D61863">
        <w:rPr>
          <w:rFonts w:eastAsia="SimSun"/>
          <w:lang w:eastAsia="zh-CN"/>
        </w:rPr>
        <w:t xml:space="preserve"> loss)</w:t>
      </w:r>
      <w:r w:rsidRPr="00D61863">
        <w:rPr>
          <w:rFonts w:eastAsia="SimSun"/>
          <w:lang w:eastAsia="zh-CN"/>
        </w:rPr>
        <w:t>.</w:t>
      </w:r>
    </w:p>
    <w:p w14:paraId="27872421" w14:textId="2A025296" w:rsidR="00F93EC3" w:rsidRPr="00D61863" w:rsidRDefault="00C84288" w:rsidP="004429C2">
      <w:pPr>
        <w:spacing w:afterLines="50" w:after="156"/>
        <w:jc w:val="both"/>
        <w:rPr>
          <w:rFonts w:eastAsia="SimSun"/>
          <w:lang w:eastAsia="zh-CN"/>
        </w:rPr>
      </w:pPr>
      <w:r w:rsidRPr="00D61863">
        <w:rPr>
          <w:rFonts w:eastAsia="SimSun"/>
          <w:lang w:eastAsia="zh-CN"/>
        </w:rPr>
        <w:t xml:space="preserve">Since there </w:t>
      </w:r>
      <w:r w:rsidR="004A578C">
        <w:rPr>
          <w:rFonts w:eastAsia="SimSun"/>
          <w:lang w:eastAsia="zh-CN"/>
        </w:rPr>
        <w:t>is</w:t>
      </w:r>
      <w:r w:rsidRPr="00D61863">
        <w:rPr>
          <w:rFonts w:eastAsia="SimSun"/>
          <w:lang w:eastAsia="zh-CN"/>
        </w:rPr>
        <w:t xml:space="preserve"> </w:t>
      </w:r>
      <w:r w:rsidR="007A033D" w:rsidRPr="00D61863">
        <w:rPr>
          <w:rFonts w:eastAsia="SimSun"/>
          <w:lang w:eastAsia="zh-CN"/>
        </w:rPr>
        <w:t xml:space="preserve">obvious </w:t>
      </w:r>
      <w:r w:rsidRPr="00D61863">
        <w:rPr>
          <w:rFonts w:eastAsia="SimSun"/>
          <w:lang w:eastAsia="zh-CN"/>
        </w:rPr>
        <w:t xml:space="preserve">difference on MSE </w:t>
      </w:r>
      <w:r w:rsidR="007A033D" w:rsidRPr="00D61863">
        <w:rPr>
          <w:rFonts w:eastAsia="SimSun"/>
          <w:lang w:eastAsia="zh-CN"/>
        </w:rPr>
        <w:t xml:space="preserve">variations </w:t>
      </w:r>
      <w:r w:rsidRPr="00D61863">
        <w:rPr>
          <w:rFonts w:eastAsia="SimSun"/>
          <w:lang w:eastAsia="zh-CN"/>
        </w:rPr>
        <w:t xml:space="preserve">between train and test </w:t>
      </w:r>
      <w:r w:rsidR="00F44D6A">
        <w:rPr>
          <w:rFonts w:eastAsia="SimSun"/>
          <w:lang w:eastAsia="zh-CN"/>
        </w:rPr>
        <w:t>data</w:t>
      </w:r>
      <w:r w:rsidRPr="00D61863">
        <w:rPr>
          <w:rFonts w:eastAsia="SimSun"/>
          <w:lang w:eastAsia="zh-CN"/>
        </w:rPr>
        <w:t xml:space="preserve">set, observing the prediction on train </w:t>
      </w:r>
      <w:r w:rsidR="00F44D6A">
        <w:rPr>
          <w:rFonts w:eastAsia="SimSun"/>
          <w:lang w:eastAsia="zh-CN"/>
        </w:rPr>
        <w:t>data</w:t>
      </w:r>
      <w:r w:rsidRPr="00D61863">
        <w:rPr>
          <w:rFonts w:eastAsia="SimSun"/>
          <w:lang w:eastAsia="zh-CN"/>
        </w:rPr>
        <w:t>set</w:t>
      </w:r>
      <w:r w:rsidR="007A033D" w:rsidRPr="00D61863">
        <w:rPr>
          <w:rFonts w:eastAsia="SimSun"/>
          <w:lang w:eastAsia="zh-CN"/>
        </w:rPr>
        <w:t xml:space="preserve"> may be meaningful</w:t>
      </w:r>
      <w:r w:rsidRPr="00D61863">
        <w:rPr>
          <w:rFonts w:eastAsia="SimSun"/>
          <w:lang w:eastAsia="zh-CN"/>
        </w:rPr>
        <w:t xml:space="preserve">. The </w:t>
      </w:r>
      <w:proofErr w:type="spellStart"/>
      <w:r w:rsidRPr="00D61863">
        <w:rPr>
          <w:rFonts w:eastAsia="SimSun"/>
          <w:lang w:eastAsia="zh-CN"/>
        </w:rPr>
        <w:t>ConvGRU</w:t>
      </w:r>
      <w:proofErr w:type="spellEnd"/>
      <w:r w:rsidRPr="00D61863">
        <w:rPr>
          <w:rFonts w:eastAsia="SimSun"/>
          <w:lang w:eastAsia="zh-CN"/>
        </w:rPr>
        <w:t xml:space="preserve"> of epoch 10 (output lowest test loss), </w:t>
      </w:r>
      <w:proofErr w:type="spellStart"/>
      <w:r w:rsidRPr="00D61863">
        <w:rPr>
          <w:rFonts w:eastAsia="SimSun"/>
          <w:lang w:eastAsia="zh-CN"/>
        </w:rPr>
        <w:t>ConvLSTM</w:t>
      </w:r>
      <w:proofErr w:type="spellEnd"/>
      <w:r w:rsidRPr="00D61863">
        <w:rPr>
          <w:rFonts w:eastAsia="SimSun"/>
          <w:lang w:eastAsia="zh-CN"/>
        </w:rPr>
        <w:t xml:space="preserve"> of epoch 10 (for </w:t>
      </w:r>
      <w:proofErr w:type="spellStart"/>
      <w:r w:rsidRPr="00D61863">
        <w:rPr>
          <w:rFonts w:eastAsia="SimSun"/>
          <w:lang w:eastAsia="zh-CN"/>
        </w:rPr>
        <w:t>comparsion</w:t>
      </w:r>
      <w:proofErr w:type="spellEnd"/>
      <w:r w:rsidRPr="00D61863">
        <w:rPr>
          <w:rFonts w:eastAsia="SimSun"/>
          <w:lang w:eastAsia="zh-CN"/>
        </w:rPr>
        <w:t xml:space="preserve">) and </w:t>
      </w:r>
      <w:proofErr w:type="spellStart"/>
      <w:r w:rsidRPr="00D61863">
        <w:rPr>
          <w:rFonts w:eastAsia="SimSun"/>
          <w:lang w:eastAsia="zh-CN"/>
        </w:rPr>
        <w:t>ConvLSTM</w:t>
      </w:r>
      <w:proofErr w:type="spellEnd"/>
      <w:r w:rsidRPr="00D61863">
        <w:rPr>
          <w:rFonts w:eastAsia="SimSun"/>
          <w:lang w:eastAsia="zh-CN"/>
        </w:rPr>
        <w:t xml:space="preserve"> of epoch 1</w:t>
      </w:r>
      <w:r w:rsidR="00224FAE" w:rsidRPr="00D61863">
        <w:rPr>
          <w:rFonts w:eastAsia="SimSun"/>
          <w:lang w:eastAsia="zh-CN"/>
        </w:rPr>
        <w:t>7</w:t>
      </w:r>
      <w:r w:rsidRPr="00D61863">
        <w:rPr>
          <w:rFonts w:eastAsia="SimSun"/>
          <w:lang w:eastAsia="zh-CN"/>
        </w:rPr>
        <w:t xml:space="preserve"> (output lowest train loss)</w:t>
      </w:r>
      <w:r w:rsidR="004A578C">
        <w:rPr>
          <w:rFonts w:eastAsia="SimSun"/>
          <w:lang w:eastAsia="zh-CN"/>
        </w:rPr>
        <w:t xml:space="preserve"> are</w:t>
      </w:r>
      <w:r w:rsidRPr="00D61863">
        <w:rPr>
          <w:rFonts w:eastAsia="SimSun"/>
          <w:lang w:eastAsia="zh-CN"/>
        </w:rPr>
        <w:t xml:space="preserve"> chosen to produce prediction images</w:t>
      </w:r>
      <w:r w:rsidR="00F55473" w:rsidRPr="00D61863">
        <w:rPr>
          <w:rFonts w:eastAsia="SimSun"/>
          <w:lang w:eastAsia="zh-CN"/>
        </w:rPr>
        <w:t xml:space="preserve"> on train dataset</w:t>
      </w:r>
      <w:r w:rsidRPr="00D61863">
        <w:rPr>
          <w:rFonts w:eastAsia="SimSun"/>
          <w:lang w:eastAsia="zh-CN"/>
        </w:rPr>
        <w:t xml:space="preserve">. As shown in Fig. </w:t>
      </w:r>
      <w:r w:rsidR="00224FAE" w:rsidRPr="00D61863">
        <w:rPr>
          <w:rFonts w:eastAsia="SimSun"/>
          <w:lang w:eastAsia="zh-CN"/>
        </w:rPr>
        <w:t>9</w:t>
      </w:r>
      <w:r w:rsidRPr="00D61863">
        <w:rPr>
          <w:rFonts w:eastAsia="SimSun"/>
          <w:lang w:eastAsia="zh-CN"/>
        </w:rPr>
        <w:t xml:space="preserve">, </w:t>
      </w:r>
      <w:r w:rsidR="00F55473" w:rsidRPr="00D61863">
        <w:rPr>
          <w:rFonts w:eastAsia="SimSun"/>
          <w:lang w:eastAsia="zh-CN"/>
        </w:rPr>
        <w:t>for both models, p</w:t>
      </w:r>
      <w:r w:rsidRPr="00D61863">
        <w:rPr>
          <w:rFonts w:eastAsia="SimSun"/>
          <w:lang w:eastAsia="zh-CN"/>
        </w:rPr>
        <w:t xml:space="preserve">redictions of first two frames </w:t>
      </w:r>
      <w:r w:rsidR="00D7308F">
        <w:rPr>
          <w:rFonts w:eastAsia="SimSun"/>
          <w:lang w:eastAsia="zh-CN"/>
        </w:rPr>
        <w:t>a</w:t>
      </w:r>
      <w:r w:rsidR="00F55473" w:rsidRPr="00D61863">
        <w:rPr>
          <w:rFonts w:eastAsia="SimSun"/>
          <w:lang w:eastAsia="zh-CN"/>
        </w:rPr>
        <w:t>re</w:t>
      </w:r>
      <w:r w:rsidRPr="00D61863">
        <w:rPr>
          <w:rFonts w:eastAsia="SimSun"/>
          <w:lang w:eastAsia="zh-CN"/>
        </w:rPr>
        <w:t xml:space="preserve"> close to the ground truth, but predictions of later frames tend to be blurry as the forecasting steps grow longer.</w:t>
      </w:r>
      <w:r w:rsidR="00F55473" w:rsidRPr="00D61863">
        <w:rPr>
          <w:rFonts w:eastAsia="SimSun"/>
          <w:lang w:eastAsia="zh-CN"/>
        </w:rPr>
        <w:t xml:space="preserve"> From the rows of </w:t>
      </w:r>
      <w:proofErr w:type="gramStart"/>
      <w:r w:rsidR="00F44D6A" w:rsidRPr="00D61863">
        <w:rPr>
          <w:rFonts w:eastAsia="SimSun"/>
          <w:lang w:eastAsia="zh-CN"/>
        </w:rPr>
        <w:t>difference</w:t>
      </w:r>
      <w:proofErr w:type="gramEnd"/>
      <w:r w:rsidR="00F44D6A">
        <w:rPr>
          <w:rFonts w:eastAsia="SimSun"/>
          <w:lang w:eastAsia="zh-CN"/>
        </w:rPr>
        <w:t xml:space="preserve"> </w:t>
      </w:r>
      <w:r w:rsidR="00F55473" w:rsidRPr="00D61863">
        <w:rPr>
          <w:rFonts w:eastAsia="SimSun"/>
          <w:lang w:eastAsia="zh-CN"/>
        </w:rPr>
        <w:t xml:space="preserve">we can see, at epoch 10, the </w:t>
      </w:r>
      <w:r w:rsidR="00D7308F">
        <w:rPr>
          <w:rFonts w:eastAsia="SimSun"/>
          <w:lang w:eastAsia="zh-CN"/>
        </w:rPr>
        <w:t>forecasting results</w:t>
      </w:r>
      <w:r w:rsidR="00F55473" w:rsidRPr="00D61863">
        <w:rPr>
          <w:rFonts w:eastAsia="SimSun"/>
          <w:lang w:eastAsia="zh-CN"/>
        </w:rPr>
        <w:t xml:space="preserve"> of </w:t>
      </w:r>
      <w:proofErr w:type="spellStart"/>
      <w:r w:rsidR="00F55473" w:rsidRPr="00D61863">
        <w:rPr>
          <w:rFonts w:eastAsia="SimSun"/>
          <w:lang w:eastAsia="zh-CN"/>
        </w:rPr>
        <w:t>ConvGRU</w:t>
      </w:r>
      <w:proofErr w:type="spellEnd"/>
      <w:r w:rsidR="00F55473" w:rsidRPr="00D61863">
        <w:rPr>
          <w:rFonts w:eastAsia="SimSun"/>
          <w:lang w:eastAsia="zh-CN"/>
        </w:rPr>
        <w:t xml:space="preserve"> and </w:t>
      </w:r>
      <w:proofErr w:type="spellStart"/>
      <w:r w:rsidR="00F55473" w:rsidRPr="00D61863">
        <w:rPr>
          <w:rFonts w:eastAsia="SimSun"/>
          <w:lang w:eastAsia="zh-CN"/>
        </w:rPr>
        <w:t>ConvLSTM</w:t>
      </w:r>
      <w:proofErr w:type="spellEnd"/>
      <w:r w:rsidR="00F55473" w:rsidRPr="00D61863">
        <w:rPr>
          <w:rFonts w:eastAsia="SimSun"/>
          <w:lang w:eastAsia="zh-CN"/>
        </w:rPr>
        <w:t xml:space="preserve"> are very similar.</w:t>
      </w:r>
      <w:r w:rsidR="007A382F" w:rsidRPr="00D61863">
        <w:rPr>
          <w:rFonts w:eastAsia="SimSun"/>
          <w:lang w:eastAsia="zh-CN"/>
        </w:rPr>
        <w:t xml:space="preserve"> But at epoch 1</w:t>
      </w:r>
      <w:r w:rsidR="00224FAE" w:rsidRPr="00D61863">
        <w:rPr>
          <w:rFonts w:eastAsia="SimSun"/>
          <w:lang w:eastAsia="zh-CN"/>
        </w:rPr>
        <w:t>7</w:t>
      </w:r>
      <w:r w:rsidR="007A382F" w:rsidRPr="00D61863">
        <w:rPr>
          <w:rFonts w:eastAsia="SimSun"/>
          <w:lang w:eastAsia="zh-CN"/>
        </w:rPr>
        <w:t xml:space="preserve">, </w:t>
      </w:r>
      <w:proofErr w:type="spellStart"/>
      <w:r w:rsidR="007A382F" w:rsidRPr="00D61863">
        <w:rPr>
          <w:rFonts w:eastAsia="SimSun"/>
          <w:lang w:eastAsia="zh-CN"/>
        </w:rPr>
        <w:t>ConvLSTM</w:t>
      </w:r>
      <w:proofErr w:type="spellEnd"/>
      <w:r w:rsidR="007A382F" w:rsidRPr="00D61863">
        <w:rPr>
          <w:rFonts w:eastAsia="SimSun"/>
          <w:lang w:eastAsia="zh-CN"/>
        </w:rPr>
        <w:t xml:space="preserve"> produce</w:t>
      </w:r>
      <w:r w:rsidR="00D7308F">
        <w:rPr>
          <w:rFonts w:eastAsia="SimSun"/>
          <w:lang w:eastAsia="zh-CN"/>
        </w:rPr>
        <w:t>s</w:t>
      </w:r>
      <w:r w:rsidR="007A382F" w:rsidRPr="00D61863">
        <w:rPr>
          <w:rFonts w:eastAsia="SimSun"/>
          <w:lang w:eastAsia="zh-CN"/>
        </w:rPr>
        <w:t xml:space="preserve"> overfitting results with more noisy points than </w:t>
      </w:r>
      <w:proofErr w:type="spellStart"/>
      <w:r w:rsidR="007A382F" w:rsidRPr="00D61863">
        <w:rPr>
          <w:rFonts w:eastAsia="SimSun"/>
          <w:lang w:eastAsia="zh-CN"/>
        </w:rPr>
        <w:t>ConvGRU</w:t>
      </w:r>
      <w:proofErr w:type="spellEnd"/>
      <w:r w:rsidR="007A382F" w:rsidRPr="00D61863">
        <w:rPr>
          <w:rFonts w:eastAsia="SimSun"/>
          <w:lang w:eastAsia="zh-CN"/>
        </w:rPr>
        <w:t xml:space="preserve">. </w:t>
      </w:r>
    </w:p>
    <w:p w14:paraId="3E01CA5F" w14:textId="77777777" w:rsidR="00F93EC3" w:rsidRPr="00D61863" w:rsidRDefault="00F93EC3" w:rsidP="004429C2">
      <w:pPr>
        <w:spacing w:afterLines="50" w:after="156"/>
      </w:pPr>
    </w:p>
    <w:p w14:paraId="2041BE0C" w14:textId="79F7490A" w:rsidR="001D28A4" w:rsidRPr="00D61863" w:rsidRDefault="001D28A4" w:rsidP="004429C2">
      <w:pPr>
        <w:spacing w:afterLines="50" w:after="156"/>
        <w:jc w:val="center"/>
      </w:pPr>
      <w:r w:rsidRPr="00D61863">
        <w:rPr>
          <w:noProof/>
        </w:rPr>
        <w:lastRenderedPageBreak/>
        <w:drawing>
          <wp:inline distT="0" distB="0" distL="0" distR="0" wp14:anchorId="3181A6EF" wp14:editId="5AA4A914">
            <wp:extent cx="5274310" cy="22961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96160"/>
                    </a:xfrm>
                    <a:prstGeom prst="rect">
                      <a:avLst/>
                    </a:prstGeom>
                    <a:noFill/>
                    <a:ln>
                      <a:noFill/>
                    </a:ln>
                  </pic:spPr>
                </pic:pic>
              </a:graphicData>
            </a:graphic>
          </wp:inline>
        </w:drawing>
      </w:r>
    </w:p>
    <w:p w14:paraId="1EDDD02E" w14:textId="1DC140B0" w:rsidR="00F93EC3" w:rsidRPr="00D61863" w:rsidRDefault="00C84288" w:rsidP="004429C2">
      <w:pPr>
        <w:spacing w:afterLines="50" w:after="156"/>
        <w:jc w:val="center"/>
        <w:rPr>
          <w:rFonts w:eastAsia="SimSun"/>
          <w:lang w:eastAsia="zh-CN"/>
        </w:rPr>
      </w:pPr>
      <w:r w:rsidRPr="00D61863">
        <w:rPr>
          <w:rFonts w:eastAsia="SimSun"/>
          <w:lang w:eastAsia="zh-CN"/>
        </w:rPr>
        <w:t>Fig. 1</w:t>
      </w:r>
      <w:r w:rsidR="004256B4" w:rsidRPr="00D61863">
        <w:rPr>
          <w:rFonts w:eastAsia="SimSun"/>
          <w:lang w:eastAsia="zh-CN"/>
        </w:rPr>
        <w:t>0</w:t>
      </w:r>
      <w:r w:rsidRPr="00D61863">
        <w:rPr>
          <w:rFonts w:eastAsia="SimSun"/>
          <w:lang w:eastAsia="zh-CN"/>
        </w:rPr>
        <w:t xml:space="preserve"> Predictions on </w:t>
      </w:r>
      <w:r w:rsidR="00D8261C">
        <w:rPr>
          <w:rFonts w:eastAsia="SimSun"/>
          <w:lang w:eastAsia="zh-CN"/>
        </w:rPr>
        <w:t xml:space="preserve">radar </w:t>
      </w:r>
      <w:r w:rsidRPr="00D61863">
        <w:rPr>
          <w:rFonts w:eastAsia="SimSun"/>
          <w:lang w:eastAsia="zh-CN"/>
        </w:rPr>
        <w:t>test set.</w:t>
      </w:r>
    </w:p>
    <w:p w14:paraId="3E882557" w14:textId="342DAF0E" w:rsidR="00F93EC3" w:rsidRPr="00D61863" w:rsidRDefault="00C84288" w:rsidP="004429C2">
      <w:pPr>
        <w:spacing w:afterLines="50" w:after="156"/>
        <w:jc w:val="both"/>
        <w:rPr>
          <w:rFonts w:eastAsia="SimSun"/>
          <w:lang w:eastAsia="zh-CN"/>
        </w:rPr>
      </w:pPr>
      <w:r w:rsidRPr="00D61863">
        <w:rPr>
          <w:rFonts w:eastAsia="SimSun"/>
          <w:lang w:eastAsia="zh-CN"/>
        </w:rPr>
        <w:t xml:space="preserve">On test set, </w:t>
      </w:r>
      <w:proofErr w:type="spellStart"/>
      <w:r w:rsidRPr="00D61863">
        <w:rPr>
          <w:rFonts w:eastAsia="SimSun"/>
          <w:lang w:eastAsia="zh-CN"/>
        </w:rPr>
        <w:t>ConvLSTM</w:t>
      </w:r>
      <w:proofErr w:type="spellEnd"/>
      <w:r w:rsidRPr="00D61863">
        <w:rPr>
          <w:rFonts w:eastAsia="SimSun"/>
          <w:lang w:eastAsia="zh-CN"/>
        </w:rPr>
        <w:t xml:space="preserve"> ha</w:t>
      </w:r>
      <w:r w:rsidR="00D7308F">
        <w:rPr>
          <w:rFonts w:eastAsia="SimSun"/>
          <w:lang w:eastAsia="zh-CN"/>
        </w:rPr>
        <w:t>s</w:t>
      </w:r>
      <w:r w:rsidRPr="00D61863">
        <w:rPr>
          <w:rFonts w:eastAsia="SimSun"/>
          <w:lang w:eastAsia="zh-CN"/>
        </w:rPr>
        <w:t xml:space="preserve"> better performance than </w:t>
      </w:r>
      <w:proofErr w:type="spellStart"/>
      <w:r w:rsidRPr="00D61863">
        <w:rPr>
          <w:rFonts w:eastAsia="SimSun"/>
          <w:lang w:eastAsia="zh-CN"/>
        </w:rPr>
        <w:t>ConvGRU</w:t>
      </w:r>
      <w:proofErr w:type="spellEnd"/>
      <w:r w:rsidR="00224FAE" w:rsidRPr="00D61863">
        <w:rPr>
          <w:rFonts w:eastAsia="SimSun"/>
          <w:lang w:eastAsia="zh-CN"/>
        </w:rPr>
        <w:t xml:space="preserve"> (Fig. 11)</w:t>
      </w:r>
      <w:r w:rsidRPr="00D61863">
        <w:rPr>
          <w:rFonts w:eastAsia="SimSun"/>
          <w:lang w:eastAsia="zh-CN"/>
        </w:rPr>
        <w:t xml:space="preserve">. Forecasting frames of </w:t>
      </w:r>
      <w:proofErr w:type="spellStart"/>
      <w:r w:rsidRPr="00D61863">
        <w:rPr>
          <w:rFonts w:eastAsia="SimSun"/>
          <w:lang w:eastAsia="zh-CN"/>
        </w:rPr>
        <w:t>ConvLSTM</w:t>
      </w:r>
      <w:proofErr w:type="spellEnd"/>
      <w:r w:rsidRPr="00D61863">
        <w:rPr>
          <w:rFonts w:eastAsia="SimSun"/>
          <w:lang w:eastAsia="zh-CN"/>
        </w:rPr>
        <w:t xml:space="preserve"> </w:t>
      </w:r>
      <w:r w:rsidR="00D7308F">
        <w:rPr>
          <w:rFonts w:eastAsia="SimSun"/>
          <w:lang w:eastAsia="zh-CN"/>
        </w:rPr>
        <w:t>are</w:t>
      </w:r>
      <w:r w:rsidRPr="00D61863">
        <w:rPr>
          <w:rFonts w:eastAsia="SimSun"/>
          <w:lang w:eastAsia="zh-CN"/>
        </w:rPr>
        <w:t xml:space="preserve"> more distinct as well as more correct. In the </w:t>
      </w:r>
      <w:r w:rsidR="00D7308F">
        <w:rPr>
          <w:rFonts w:eastAsia="SimSun"/>
          <w:lang w:eastAsia="zh-CN"/>
        </w:rPr>
        <w:t xml:space="preserve">upper </w:t>
      </w:r>
      <w:r w:rsidRPr="00D61863">
        <w:rPr>
          <w:rFonts w:eastAsia="SimSun"/>
          <w:lang w:eastAsia="zh-CN"/>
        </w:rPr>
        <w:t>prediction</w:t>
      </w:r>
      <w:r w:rsidR="00D7308F">
        <w:rPr>
          <w:rFonts w:eastAsia="SimSun"/>
          <w:lang w:eastAsia="zh-CN"/>
        </w:rPr>
        <w:t>s</w:t>
      </w:r>
      <w:r w:rsidRPr="00D61863">
        <w:rPr>
          <w:rFonts w:eastAsia="SimSun"/>
          <w:lang w:eastAsia="zh-CN"/>
        </w:rPr>
        <w:t xml:space="preserve">, </w:t>
      </w:r>
      <w:proofErr w:type="spellStart"/>
      <w:r w:rsidRPr="00D61863">
        <w:rPr>
          <w:rFonts w:eastAsia="SimSun"/>
          <w:lang w:eastAsia="zh-CN"/>
        </w:rPr>
        <w:t>ConvLSTM</w:t>
      </w:r>
      <w:proofErr w:type="spellEnd"/>
      <w:r w:rsidRPr="00D61863">
        <w:rPr>
          <w:rFonts w:eastAsia="SimSun"/>
          <w:lang w:eastAsia="zh-CN"/>
        </w:rPr>
        <w:t xml:space="preserve"> successfully generates the growth of the small cluster of echoes (clouds) at the bottom of matrixes. In contrast the bottom </w:t>
      </w:r>
      <w:r w:rsidR="00D7308F">
        <w:rPr>
          <w:rFonts w:eastAsia="SimSun"/>
          <w:lang w:eastAsia="zh-CN"/>
        </w:rPr>
        <w:t>of matrixes</w:t>
      </w:r>
      <w:r w:rsidRPr="00D61863">
        <w:rPr>
          <w:rFonts w:eastAsia="SimSun"/>
          <w:lang w:eastAsia="zh-CN"/>
        </w:rPr>
        <w:t xml:space="preserve"> </w:t>
      </w:r>
      <w:r w:rsidR="00D7308F" w:rsidRPr="00D61863">
        <w:rPr>
          <w:rFonts w:eastAsia="SimSun"/>
          <w:lang w:eastAsia="zh-CN"/>
        </w:rPr>
        <w:t>remains</w:t>
      </w:r>
      <w:r w:rsidRPr="00D61863">
        <w:rPr>
          <w:rFonts w:eastAsia="SimSun"/>
          <w:lang w:eastAsia="zh-CN"/>
        </w:rPr>
        <w:t xml:space="preserve"> almost the same among </w:t>
      </w:r>
      <w:r w:rsidR="00D7308F">
        <w:rPr>
          <w:rFonts w:eastAsia="SimSun"/>
          <w:lang w:eastAsia="zh-CN"/>
        </w:rPr>
        <w:t xml:space="preserve">the </w:t>
      </w:r>
      <w:r w:rsidRPr="00D61863">
        <w:rPr>
          <w:rFonts w:eastAsia="SimSun"/>
          <w:lang w:eastAsia="zh-CN"/>
        </w:rPr>
        <w:t xml:space="preserve">seven frames in </w:t>
      </w:r>
      <w:proofErr w:type="spellStart"/>
      <w:r w:rsidRPr="00D61863">
        <w:rPr>
          <w:rFonts w:eastAsia="SimSun"/>
          <w:lang w:eastAsia="zh-CN"/>
        </w:rPr>
        <w:t>ConvGRU</w:t>
      </w:r>
      <w:proofErr w:type="spellEnd"/>
      <w:r w:rsidRPr="00D61863">
        <w:rPr>
          <w:rFonts w:eastAsia="SimSun"/>
          <w:lang w:eastAsia="zh-CN"/>
        </w:rPr>
        <w:t xml:space="preserve">. The row of difference also reveals that the forecast of </w:t>
      </w:r>
      <w:proofErr w:type="spellStart"/>
      <w:r w:rsidRPr="00D61863">
        <w:rPr>
          <w:rFonts w:eastAsia="SimSun"/>
          <w:lang w:eastAsia="zh-CN"/>
        </w:rPr>
        <w:t>ConvGRU</w:t>
      </w:r>
      <w:proofErr w:type="spellEnd"/>
      <w:r w:rsidRPr="00D61863">
        <w:rPr>
          <w:rFonts w:eastAsia="SimSun"/>
          <w:lang w:eastAsia="zh-CN"/>
        </w:rPr>
        <w:t xml:space="preserve"> has larger bias to ground truth. Although the MSE loss of </w:t>
      </w:r>
      <w:proofErr w:type="spellStart"/>
      <w:r w:rsidRPr="00D61863">
        <w:rPr>
          <w:rFonts w:eastAsia="SimSun"/>
          <w:lang w:eastAsia="zh-CN"/>
        </w:rPr>
        <w:t>ConvGRU</w:t>
      </w:r>
      <w:proofErr w:type="spellEnd"/>
      <w:r w:rsidRPr="00D61863">
        <w:rPr>
          <w:rFonts w:eastAsia="SimSun"/>
          <w:lang w:eastAsia="zh-CN"/>
        </w:rPr>
        <w:t xml:space="preserve"> (0.00244) is </w:t>
      </w:r>
      <w:r w:rsidR="00031B69" w:rsidRPr="00D61863">
        <w:rPr>
          <w:rFonts w:eastAsia="SimSun"/>
          <w:lang w:eastAsia="zh-CN"/>
        </w:rPr>
        <w:t xml:space="preserve">around the same as </w:t>
      </w:r>
      <w:proofErr w:type="spellStart"/>
      <w:r w:rsidRPr="00D61863">
        <w:rPr>
          <w:rFonts w:eastAsia="SimSun"/>
          <w:lang w:eastAsia="zh-CN"/>
        </w:rPr>
        <w:t>ConvLSTM</w:t>
      </w:r>
      <w:proofErr w:type="spellEnd"/>
      <w:r w:rsidRPr="00D61863">
        <w:rPr>
          <w:rFonts w:eastAsia="SimSun"/>
          <w:lang w:eastAsia="zh-CN"/>
        </w:rPr>
        <w:t xml:space="preserve"> (0.00247), </w:t>
      </w:r>
      <w:proofErr w:type="spellStart"/>
      <w:r w:rsidRPr="00D61863">
        <w:rPr>
          <w:rFonts w:eastAsia="SimSun"/>
          <w:lang w:eastAsia="zh-CN"/>
        </w:rPr>
        <w:t>ConvLSTM</w:t>
      </w:r>
      <w:proofErr w:type="spellEnd"/>
      <w:r w:rsidRPr="00D61863">
        <w:rPr>
          <w:rFonts w:eastAsia="SimSun"/>
          <w:lang w:eastAsia="zh-CN"/>
        </w:rPr>
        <w:t xml:space="preserve"> still have better forecasting performance than </w:t>
      </w:r>
      <w:proofErr w:type="spellStart"/>
      <w:r w:rsidRPr="00D61863">
        <w:rPr>
          <w:rFonts w:eastAsia="SimSun"/>
          <w:lang w:eastAsia="zh-CN"/>
        </w:rPr>
        <w:t>ConvGRU</w:t>
      </w:r>
      <w:proofErr w:type="spellEnd"/>
      <w:r w:rsidRPr="00D61863">
        <w:rPr>
          <w:rFonts w:eastAsia="SimSun"/>
          <w:lang w:eastAsia="zh-CN"/>
        </w:rPr>
        <w:t>.</w:t>
      </w:r>
    </w:p>
    <w:p w14:paraId="7127C4CA" w14:textId="362713EB" w:rsidR="00F93EC3" w:rsidRPr="00F44D6A" w:rsidRDefault="00031B69" w:rsidP="00F44D6A">
      <w:pPr>
        <w:spacing w:afterLines="50" w:after="156"/>
        <w:jc w:val="both"/>
        <w:rPr>
          <w:rFonts w:eastAsia="SimSun"/>
          <w:lang w:eastAsia="zh-CN"/>
        </w:rPr>
      </w:pPr>
      <w:r w:rsidRPr="00D61863">
        <w:rPr>
          <w:rFonts w:eastAsia="SimSun"/>
          <w:lang w:eastAsia="zh-CN"/>
        </w:rPr>
        <w:t>Because t</w:t>
      </w:r>
      <w:r w:rsidR="00C84288" w:rsidRPr="00D61863">
        <w:rPr>
          <w:rFonts w:eastAsia="SimSun"/>
          <w:lang w:eastAsia="zh-CN"/>
        </w:rPr>
        <w:t xml:space="preserve">he majority </w:t>
      </w:r>
      <w:r w:rsidRPr="00D61863">
        <w:rPr>
          <w:rFonts w:eastAsia="SimSun"/>
          <w:lang w:eastAsia="zh-CN"/>
        </w:rPr>
        <w:t>matrixes in</w:t>
      </w:r>
      <w:r w:rsidR="00C84288" w:rsidRPr="00D61863">
        <w:rPr>
          <w:rFonts w:eastAsia="SimSun"/>
          <w:lang w:eastAsia="zh-CN"/>
        </w:rPr>
        <w:t xml:space="preserve"> train set (extracted at height of 2.5 km) are covered by </w:t>
      </w:r>
      <w:r w:rsidRPr="00D61863">
        <w:rPr>
          <w:rFonts w:eastAsia="SimSun"/>
          <w:lang w:eastAsia="zh-CN"/>
        </w:rPr>
        <w:t xml:space="preserve">large area of </w:t>
      </w:r>
      <w:r w:rsidR="00C84288" w:rsidRPr="00D61863">
        <w:rPr>
          <w:rFonts w:eastAsia="SimSun"/>
          <w:lang w:eastAsia="zh-CN"/>
        </w:rPr>
        <w:t>radar echo</w:t>
      </w:r>
      <w:r w:rsidRPr="00D61863">
        <w:rPr>
          <w:rFonts w:eastAsia="SimSun"/>
          <w:lang w:eastAsia="zh-CN"/>
        </w:rPr>
        <w:t xml:space="preserve"> (Fig. 9), deep learning models could</w:t>
      </w:r>
      <w:r w:rsidR="00C84288" w:rsidRPr="00D61863">
        <w:rPr>
          <w:rFonts w:eastAsia="SimSun"/>
          <w:lang w:eastAsia="zh-CN"/>
        </w:rPr>
        <w:t xml:space="preserve"> </w:t>
      </w:r>
      <w:r w:rsidRPr="00D61863">
        <w:rPr>
          <w:rFonts w:eastAsia="SimSun"/>
          <w:lang w:eastAsia="zh-CN"/>
        </w:rPr>
        <w:t>produce</w:t>
      </w:r>
      <w:r w:rsidR="00C84288" w:rsidRPr="00D61863">
        <w:rPr>
          <w:rFonts w:eastAsia="SimSun"/>
          <w:lang w:eastAsia="zh-CN"/>
        </w:rPr>
        <w:t xml:space="preserve"> overfitting results on sequence with small clusters of radar echoes</w:t>
      </w:r>
      <w:r w:rsidRPr="00D61863">
        <w:rPr>
          <w:rFonts w:eastAsia="SimSun"/>
          <w:lang w:eastAsia="zh-CN"/>
        </w:rPr>
        <w:t xml:space="preserve"> on test dataset</w:t>
      </w:r>
      <w:r w:rsidR="00C84288" w:rsidRPr="00D61863">
        <w:rPr>
          <w:rFonts w:eastAsia="SimSun"/>
          <w:lang w:eastAsia="zh-CN"/>
        </w:rPr>
        <w:t xml:space="preserve">. </w:t>
      </w:r>
      <w:r w:rsidRPr="00D61863">
        <w:rPr>
          <w:rFonts w:eastAsia="SimSun"/>
          <w:lang w:eastAsia="zh-CN"/>
        </w:rPr>
        <w:t>Large area of white noise points appea</w:t>
      </w:r>
      <w:r w:rsidR="00D7308F">
        <w:rPr>
          <w:rFonts w:eastAsia="SimSun"/>
          <w:lang w:eastAsia="zh-CN"/>
        </w:rPr>
        <w:t>rs</w:t>
      </w:r>
      <w:r w:rsidRPr="00D61863">
        <w:rPr>
          <w:rFonts w:eastAsia="SimSun"/>
          <w:lang w:eastAsia="zh-CN"/>
        </w:rPr>
        <w:t xml:space="preserve"> in first two frames of the second row </w:t>
      </w:r>
      <w:proofErr w:type="spellStart"/>
      <w:r w:rsidRPr="00D61863">
        <w:rPr>
          <w:rFonts w:eastAsia="SimSun"/>
          <w:lang w:eastAsia="zh-CN"/>
        </w:rPr>
        <w:t>ConvGRU</w:t>
      </w:r>
      <w:proofErr w:type="spellEnd"/>
      <w:r w:rsidRPr="00D61863">
        <w:rPr>
          <w:rFonts w:eastAsia="SimSun"/>
          <w:lang w:eastAsia="zh-CN"/>
        </w:rPr>
        <w:t xml:space="preserve"> predictions but not in the upper row predictions. But </w:t>
      </w:r>
      <w:proofErr w:type="spellStart"/>
      <w:r w:rsidRPr="00D61863">
        <w:rPr>
          <w:rFonts w:eastAsia="SimSun"/>
          <w:lang w:eastAsia="zh-CN"/>
        </w:rPr>
        <w:t>ConvLSTM</w:t>
      </w:r>
      <w:proofErr w:type="spellEnd"/>
      <w:r w:rsidRPr="00D61863">
        <w:rPr>
          <w:rFonts w:eastAsia="SimSun"/>
          <w:lang w:eastAsia="zh-CN"/>
        </w:rPr>
        <w:t xml:space="preserve"> </w:t>
      </w:r>
      <w:r w:rsidR="00D7308F">
        <w:rPr>
          <w:rFonts w:eastAsia="SimSun"/>
          <w:lang w:eastAsia="zh-CN"/>
        </w:rPr>
        <w:t xml:space="preserve">does </w:t>
      </w:r>
      <w:r w:rsidRPr="00D61863">
        <w:rPr>
          <w:rFonts w:eastAsia="SimSun"/>
          <w:lang w:eastAsia="zh-CN"/>
        </w:rPr>
        <w:t>not exhibit</w:t>
      </w:r>
      <w:r w:rsidR="00721725" w:rsidRPr="00D61863">
        <w:rPr>
          <w:rFonts w:eastAsia="SimSun"/>
          <w:lang w:eastAsia="zh-CN"/>
        </w:rPr>
        <w:t>ed</w:t>
      </w:r>
      <w:r w:rsidRPr="00D61863">
        <w:rPr>
          <w:rFonts w:eastAsia="SimSun"/>
          <w:lang w:eastAsia="zh-CN"/>
        </w:rPr>
        <w:t xml:space="preserve"> this deficit.</w:t>
      </w:r>
    </w:p>
    <w:p w14:paraId="1DB5783D" w14:textId="0AFA5F42" w:rsidR="00F93EC3" w:rsidRPr="00300151" w:rsidRDefault="00727503" w:rsidP="00300151">
      <w:pPr>
        <w:pStyle w:val="Heading2"/>
        <w:spacing w:afterLines="50" w:after="156" w:afterAutospacing="0"/>
        <w:rPr>
          <w:rFonts w:ascii="Times New Roman" w:hAnsi="Times New Roman" w:hint="default"/>
          <w:shd w:val="clear" w:color="auto" w:fill="FFFFFF"/>
        </w:rPr>
      </w:pPr>
      <w:r w:rsidRPr="00D61863">
        <w:rPr>
          <w:rFonts w:ascii="Times New Roman" w:hAnsi="Times New Roman" w:hint="default"/>
          <w:shd w:val="clear" w:color="auto" w:fill="FFFFFF"/>
        </w:rPr>
        <w:t>6</w:t>
      </w:r>
      <w:r w:rsidR="00C84288" w:rsidRPr="00300151">
        <w:rPr>
          <w:rFonts w:ascii="Times New Roman" w:hAnsi="Times New Roman" w:hint="default"/>
          <w:shd w:val="clear" w:color="auto" w:fill="FFFFFF"/>
        </w:rPr>
        <w:t xml:space="preserve">. Conclusion and Future Work     </w:t>
      </w:r>
    </w:p>
    <w:p w14:paraId="4CB5107B" w14:textId="795CA785" w:rsidR="00721725" w:rsidRPr="00D61863" w:rsidRDefault="00C84288" w:rsidP="004429C2">
      <w:pPr>
        <w:spacing w:afterLines="50" w:after="156"/>
        <w:jc w:val="both"/>
        <w:rPr>
          <w:rFonts w:eastAsia="SimSun"/>
          <w:lang w:eastAsia="zh-CN"/>
        </w:rPr>
      </w:pPr>
      <w:r w:rsidRPr="00D61863">
        <w:rPr>
          <w:rFonts w:eastAsia="SimSun"/>
          <w:lang w:eastAsia="zh-CN"/>
        </w:rPr>
        <w:t>Both</w:t>
      </w:r>
      <w:r w:rsidR="00727503" w:rsidRPr="00D61863">
        <w:rPr>
          <w:rFonts w:eastAsia="SimSun"/>
          <w:lang w:eastAsia="zh-CN"/>
        </w:rPr>
        <w:t xml:space="preserve"> </w:t>
      </w:r>
      <w:proofErr w:type="spellStart"/>
      <w:r w:rsidRPr="00D61863">
        <w:rPr>
          <w:rFonts w:eastAsia="SimSun"/>
          <w:lang w:eastAsia="zh-CN"/>
        </w:rPr>
        <w:t>ConvLSTM</w:t>
      </w:r>
      <w:proofErr w:type="spellEnd"/>
      <w:r w:rsidRPr="00D61863">
        <w:rPr>
          <w:rFonts w:eastAsia="SimSun"/>
          <w:lang w:eastAsia="zh-CN"/>
        </w:rPr>
        <w:t xml:space="preserve"> and </w:t>
      </w:r>
      <w:proofErr w:type="spellStart"/>
      <w:r w:rsidRPr="00D61863">
        <w:rPr>
          <w:rFonts w:eastAsia="SimSun"/>
          <w:lang w:eastAsia="zh-CN"/>
        </w:rPr>
        <w:t>ConvGRU</w:t>
      </w:r>
      <w:proofErr w:type="spellEnd"/>
      <w:r w:rsidRPr="00D61863">
        <w:rPr>
          <w:rFonts w:eastAsia="SimSun"/>
          <w:lang w:eastAsia="zh-CN"/>
        </w:rPr>
        <w:t xml:space="preserve"> can successfully capture spatiotemporal information from historical data and output forecast of future images. </w:t>
      </w:r>
      <w:proofErr w:type="spellStart"/>
      <w:r w:rsidR="00721725" w:rsidRPr="00D61863">
        <w:rPr>
          <w:rFonts w:eastAsia="SimSun"/>
          <w:lang w:eastAsia="zh-CN"/>
        </w:rPr>
        <w:t>ConvLSTM</w:t>
      </w:r>
      <w:proofErr w:type="spellEnd"/>
      <w:r w:rsidR="00721725" w:rsidRPr="00D61863">
        <w:rPr>
          <w:rFonts w:eastAsia="SimSun"/>
          <w:lang w:eastAsia="zh-CN"/>
        </w:rPr>
        <w:t xml:space="preserve"> has better performance on forecasting tasks than </w:t>
      </w:r>
      <w:proofErr w:type="spellStart"/>
      <w:r w:rsidR="00721725" w:rsidRPr="00D61863">
        <w:rPr>
          <w:rFonts w:eastAsia="SimSun"/>
          <w:lang w:eastAsia="zh-CN"/>
        </w:rPr>
        <w:t>ConvGRU</w:t>
      </w:r>
      <w:proofErr w:type="spellEnd"/>
      <w:r w:rsidR="00721725" w:rsidRPr="00D61863">
        <w:rPr>
          <w:rFonts w:eastAsia="SimSun"/>
          <w:lang w:eastAsia="zh-CN"/>
        </w:rPr>
        <w:t xml:space="preserve">, producing clearer images with less noise points and capturing movement patterns that </w:t>
      </w:r>
      <w:proofErr w:type="spellStart"/>
      <w:r w:rsidR="00721725" w:rsidRPr="00D61863">
        <w:rPr>
          <w:rFonts w:eastAsia="SimSun"/>
          <w:lang w:eastAsia="zh-CN"/>
        </w:rPr>
        <w:t>ConvGRU</w:t>
      </w:r>
      <w:proofErr w:type="spellEnd"/>
      <w:r w:rsidR="00721725" w:rsidRPr="00D61863">
        <w:rPr>
          <w:rFonts w:eastAsia="SimSun"/>
          <w:lang w:eastAsia="zh-CN"/>
        </w:rPr>
        <w:t xml:space="preserve"> failed to learn.</w:t>
      </w:r>
      <w:r w:rsidR="004429C2">
        <w:rPr>
          <w:rFonts w:eastAsia="SimSun" w:hint="eastAsia"/>
          <w:lang w:eastAsia="zh-CN"/>
        </w:rPr>
        <w:t xml:space="preserve"> </w:t>
      </w:r>
      <w:proofErr w:type="spellStart"/>
      <w:r w:rsidRPr="00D61863">
        <w:rPr>
          <w:rFonts w:eastAsia="SimSun"/>
          <w:lang w:eastAsia="zh-CN"/>
        </w:rPr>
        <w:t>ConvGRU</w:t>
      </w:r>
      <w:proofErr w:type="spellEnd"/>
      <w:r w:rsidRPr="00D61863">
        <w:rPr>
          <w:rFonts w:eastAsia="SimSun"/>
          <w:lang w:eastAsia="zh-CN"/>
        </w:rPr>
        <w:t xml:space="preserve"> </w:t>
      </w:r>
      <w:r w:rsidR="00721725" w:rsidRPr="00D61863">
        <w:rPr>
          <w:rFonts w:eastAsia="SimSun"/>
          <w:lang w:eastAsia="zh-CN"/>
        </w:rPr>
        <w:t xml:space="preserve">is </w:t>
      </w:r>
      <w:r w:rsidRPr="00D61863">
        <w:rPr>
          <w:rFonts w:eastAsia="SimSun"/>
          <w:lang w:eastAsia="zh-CN"/>
        </w:rPr>
        <w:t>less computing demand</w:t>
      </w:r>
      <w:r w:rsidR="00721725" w:rsidRPr="00D61863">
        <w:rPr>
          <w:rFonts w:eastAsia="SimSun"/>
          <w:lang w:eastAsia="zh-CN"/>
        </w:rPr>
        <w:t>ing and thus faster</w:t>
      </w:r>
      <w:r w:rsidR="00D7308F">
        <w:rPr>
          <w:rFonts w:eastAsia="SimSun"/>
          <w:lang w:eastAsia="zh-CN"/>
        </w:rPr>
        <w:t xml:space="preserve"> than </w:t>
      </w:r>
      <w:proofErr w:type="spellStart"/>
      <w:r w:rsidR="00D7308F">
        <w:rPr>
          <w:rFonts w:eastAsia="SimSun"/>
          <w:lang w:eastAsia="zh-CN"/>
        </w:rPr>
        <w:t>ConvLSTM</w:t>
      </w:r>
      <w:proofErr w:type="spellEnd"/>
      <w:r w:rsidR="00721725" w:rsidRPr="00D61863">
        <w:rPr>
          <w:rFonts w:eastAsia="SimSun"/>
          <w:lang w:eastAsia="zh-CN"/>
        </w:rPr>
        <w:t>.</w:t>
      </w:r>
      <w:r w:rsidRPr="00D61863">
        <w:rPr>
          <w:rFonts w:eastAsia="SimSun"/>
          <w:lang w:eastAsia="zh-CN"/>
        </w:rPr>
        <w:t xml:space="preserve"> </w:t>
      </w:r>
      <w:r w:rsidR="00721725" w:rsidRPr="00D61863">
        <w:rPr>
          <w:rFonts w:eastAsia="SimSun"/>
          <w:lang w:eastAsia="zh-CN"/>
        </w:rPr>
        <w:t xml:space="preserve">The training time of </w:t>
      </w:r>
      <w:proofErr w:type="spellStart"/>
      <w:r w:rsidR="00721725" w:rsidRPr="00D61863">
        <w:rPr>
          <w:rFonts w:eastAsia="SimSun"/>
          <w:lang w:eastAsia="zh-CN"/>
        </w:rPr>
        <w:t>ConvGRU</w:t>
      </w:r>
      <w:proofErr w:type="spellEnd"/>
      <w:r w:rsidR="00721725" w:rsidRPr="00D61863">
        <w:rPr>
          <w:rFonts w:eastAsia="SimSun"/>
          <w:lang w:eastAsia="zh-CN"/>
        </w:rPr>
        <w:t xml:space="preserve"> </w:t>
      </w:r>
      <w:r w:rsidR="004D42D4">
        <w:rPr>
          <w:rFonts w:eastAsia="SimSun"/>
          <w:lang w:eastAsia="zh-CN"/>
        </w:rPr>
        <w:t>i</w:t>
      </w:r>
      <w:r w:rsidR="00721725" w:rsidRPr="00D61863">
        <w:rPr>
          <w:rFonts w:eastAsia="SimSun"/>
          <w:lang w:eastAsia="zh-CN"/>
        </w:rPr>
        <w:t xml:space="preserve">s </w:t>
      </w:r>
      <w:r w:rsidRPr="00D61863">
        <w:rPr>
          <w:rFonts w:eastAsia="SimSun"/>
          <w:lang w:eastAsia="zh-CN"/>
        </w:rPr>
        <w:t xml:space="preserve">around </w:t>
      </w:r>
      <w:r w:rsidR="00721725" w:rsidRPr="00D61863">
        <w:rPr>
          <w:rFonts w:eastAsia="SimSun"/>
          <w:lang w:eastAsia="zh-CN"/>
        </w:rPr>
        <w:t xml:space="preserve">two thirds of that of </w:t>
      </w:r>
      <w:proofErr w:type="spellStart"/>
      <w:r w:rsidR="00721725" w:rsidRPr="00D61863">
        <w:rPr>
          <w:rFonts w:eastAsia="SimSun"/>
          <w:lang w:eastAsia="zh-CN"/>
        </w:rPr>
        <w:t>ConvLSTM</w:t>
      </w:r>
      <w:proofErr w:type="spellEnd"/>
      <w:r w:rsidRPr="00D61863">
        <w:rPr>
          <w:rFonts w:eastAsia="SimSun"/>
          <w:lang w:eastAsia="zh-CN"/>
        </w:rPr>
        <w:t xml:space="preserve">. </w:t>
      </w:r>
      <w:r w:rsidR="00721725" w:rsidRPr="00D61863">
        <w:rPr>
          <w:rFonts w:eastAsia="SimSun"/>
          <w:lang w:eastAsia="zh-CN"/>
        </w:rPr>
        <w:t>Nevertheless,</w:t>
      </w:r>
      <w:r w:rsidRPr="00D61863">
        <w:rPr>
          <w:rFonts w:eastAsia="SimSun"/>
          <w:lang w:eastAsia="zh-CN"/>
        </w:rPr>
        <w:t xml:space="preserve"> </w:t>
      </w:r>
      <w:proofErr w:type="spellStart"/>
      <w:r w:rsidRPr="00D61863">
        <w:rPr>
          <w:rFonts w:eastAsia="SimSun"/>
          <w:lang w:eastAsia="zh-CN"/>
        </w:rPr>
        <w:t>ConvGRU</w:t>
      </w:r>
      <w:proofErr w:type="spellEnd"/>
      <w:r w:rsidRPr="00D61863">
        <w:rPr>
          <w:rFonts w:eastAsia="SimSun"/>
          <w:lang w:eastAsia="zh-CN"/>
        </w:rPr>
        <w:t xml:space="preserve"> suff</w:t>
      </w:r>
      <w:r w:rsidR="00721725" w:rsidRPr="00D61863">
        <w:rPr>
          <w:rFonts w:eastAsia="SimSun"/>
          <w:lang w:eastAsia="zh-CN"/>
        </w:rPr>
        <w:t>er</w:t>
      </w:r>
      <w:r w:rsidR="004D42D4">
        <w:rPr>
          <w:rFonts w:eastAsia="SimSun"/>
          <w:lang w:eastAsia="zh-CN"/>
        </w:rPr>
        <w:t xml:space="preserve">s </w:t>
      </w:r>
      <w:r w:rsidRPr="00D61863">
        <w:rPr>
          <w:rFonts w:eastAsia="SimSun"/>
          <w:lang w:eastAsia="zh-CN"/>
        </w:rPr>
        <w:t xml:space="preserve">from overfitting problem and produce extra noise points. </w:t>
      </w:r>
    </w:p>
    <w:p w14:paraId="4D0BCFED" w14:textId="69CE1127" w:rsidR="00F93EC3" w:rsidRPr="0058143C" w:rsidRDefault="00C84288" w:rsidP="0058143C">
      <w:pPr>
        <w:spacing w:afterLines="50" w:after="156"/>
        <w:jc w:val="both"/>
        <w:rPr>
          <w:rFonts w:eastAsia="SimSun"/>
          <w:lang w:eastAsia="zh-CN"/>
        </w:rPr>
      </w:pPr>
      <w:r w:rsidRPr="00D61863">
        <w:rPr>
          <w:rFonts w:eastAsia="SimSun"/>
          <w:lang w:eastAsia="zh-CN"/>
        </w:rPr>
        <w:t xml:space="preserve">Despite the </w:t>
      </w:r>
      <w:r w:rsidR="00D7308F">
        <w:rPr>
          <w:rFonts w:eastAsia="SimSun"/>
          <w:lang w:eastAsia="zh-CN"/>
        </w:rPr>
        <w:t xml:space="preserve">two </w:t>
      </w:r>
      <w:r w:rsidRPr="00D61863">
        <w:rPr>
          <w:rFonts w:eastAsia="SimSun"/>
          <w:lang w:eastAsia="zh-CN"/>
        </w:rPr>
        <w:t xml:space="preserve">models can output recognizable forecast, </w:t>
      </w:r>
      <w:r w:rsidR="00D7308F">
        <w:rPr>
          <w:rFonts w:eastAsia="SimSun"/>
          <w:lang w:eastAsia="zh-CN"/>
        </w:rPr>
        <w:t xml:space="preserve">they </w:t>
      </w:r>
      <w:r w:rsidRPr="00D61863">
        <w:rPr>
          <w:rFonts w:eastAsia="SimSun"/>
          <w:lang w:eastAsia="zh-CN"/>
        </w:rPr>
        <w:t xml:space="preserve">still </w:t>
      </w:r>
      <w:r w:rsidR="00D7308F">
        <w:rPr>
          <w:rFonts w:eastAsia="SimSun"/>
          <w:lang w:eastAsia="zh-CN"/>
        </w:rPr>
        <w:t>produce</w:t>
      </w:r>
      <w:r w:rsidRPr="00D61863">
        <w:rPr>
          <w:rFonts w:eastAsia="SimSun"/>
          <w:lang w:eastAsia="zh-CN"/>
        </w:rPr>
        <w:t xml:space="preserve"> blurry images in forecast of later frames. One possible solution is using more input frames to predict fewer output frames via Encoder-Decoder structure, which reduce the complexity of prediction. Changing loss function from simple MSE to other loss like cross entropy, trying different kernel sizes may also improve the forecasting </w:t>
      </w:r>
      <w:r w:rsidRPr="00D61863">
        <w:rPr>
          <w:rFonts w:eastAsia="SimSun"/>
          <w:lang w:eastAsia="zh-CN"/>
        </w:rPr>
        <w:lastRenderedPageBreak/>
        <w:t>performance.</w:t>
      </w:r>
      <w:r w:rsidR="00721725" w:rsidRPr="00D61863">
        <w:rPr>
          <w:rFonts w:eastAsia="SimSun"/>
          <w:lang w:eastAsia="zh-CN"/>
        </w:rPr>
        <w:t xml:space="preserve"> </w:t>
      </w:r>
      <w:r w:rsidRPr="00D61863">
        <w:rPr>
          <w:rFonts w:eastAsia="SimSun"/>
          <w:lang w:eastAsia="zh-CN"/>
        </w:rPr>
        <w:t xml:space="preserve">New deep learning models like </w:t>
      </w:r>
      <w:proofErr w:type="spellStart"/>
      <w:r w:rsidRPr="00D61863">
        <w:rPr>
          <w:rFonts w:eastAsia="SimSun"/>
          <w:lang w:eastAsia="zh-CN"/>
        </w:rPr>
        <w:t>TrajGRU</w:t>
      </w:r>
      <w:proofErr w:type="spellEnd"/>
      <w:r w:rsidRPr="00D61863">
        <w:rPr>
          <w:rFonts w:eastAsia="SimSun"/>
          <w:lang w:eastAsia="zh-CN"/>
        </w:rPr>
        <w:t xml:space="preserve">, </w:t>
      </w:r>
      <w:proofErr w:type="spellStart"/>
      <w:r w:rsidRPr="00D61863">
        <w:rPr>
          <w:rFonts w:eastAsia="SimSun"/>
          <w:lang w:eastAsia="zh-CN"/>
        </w:rPr>
        <w:t>predRNN</w:t>
      </w:r>
      <w:proofErr w:type="spellEnd"/>
      <w:r w:rsidRPr="00D61863">
        <w:rPr>
          <w:rFonts w:eastAsia="SimSun"/>
          <w:lang w:eastAsia="zh-CN"/>
        </w:rPr>
        <w:t xml:space="preserve"> and Attention </w:t>
      </w:r>
      <w:proofErr w:type="spellStart"/>
      <w:r w:rsidRPr="00D61863">
        <w:rPr>
          <w:rFonts w:eastAsia="SimSun"/>
          <w:lang w:eastAsia="zh-CN"/>
        </w:rPr>
        <w:t>Unet</w:t>
      </w:r>
      <w:proofErr w:type="spellEnd"/>
      <w:r w:rsidRPr="00D61863">
        <w:rPr>
          <w:rFonts w:eastAsia="SimSun"/>
          <w:lang w:eastAsia="zh-CN"/>
        </w:rPr>
        <w:t xml:space="preserve"> have been proven to have stronger ability in radar image based video prediction tasks </w:t>
      </w:r>
      <w:r w:rsidRPr="00300151">
        <w:rPr>
          <w:rFonts w:eastAsia="SimSun"/>
          <w:lang w:eastAsia="zh-CN"/>
        </w:rPr>
        <w:fldChar w:fldCharType="begin"/>
      </w:r>
      <w:r w:rsidRPr="00D61863">
        <w:rPr>
          <w:rFonts w:eastAsia="SimSun"/>
          <w:lang w:eastAsia="zh-CN"/>
        </w:rPr>
        <w:instrText xml:space="preserve"> ADDIN ZOTERO_ITEM CSL_CITATION {"citationID":"PqVr6w5w","properties":{"formattedCitation":"(Shi et al., 2017; Trebing and Mehrkanoon, 2020; Yu et al., 2019)","plainCitation":"(Shi et al., 2017; Trebing and Mehrkanoon, 2020; Yu et al., 2019)","noteIndex":0},"citationItems":[{"id":37,"uris":["http://zotero.org/users/local/tMexI1tO/items/X9DZICIM"],"uri":["http://zotero.org/users/local/tMexI1tO/items/X9DZICIM"],"itemData":{"id":37,"type":"chapter","container-title":"Advances in Neural Information Processing Systems 30","page":"5617–5627","publisher":"Curran Associates, Inc.","source":"Neural Information Processing Systems","title":"Deep Learning for Precipitation Nowcasting: A Benchmark and A New Model","title-short":"Deep Learning for Precipitation Nowcasting","URL":"http://papers.nips.cc/paper/7145-deep-learning-for-precipitation-nowcasting-a-benchmark-and-a-new-model.pdf","author":[{"family":"Shi","given":"Xingjian"},{"family":"Gao","given":"Zhihan"},{"family":"Lausen","given":"Leonard"},{"family":"Wang","given":"Hao"},{"family":"Yeung","given":"Dit-Yan"},{"family":"Wong","given":"Wai-kin"},{"family":"WOO","given":"Wang-chun"}],"editor":[{"family":"Guyon","given":"I."},{"family":"Luxburg","given":"U. V."},{"family":"Bengio","given":"S."},{"family":"Wallach","given":"H."},{"family":"Fergus","given":"R."},{"family":"Vishwanathan","given":"S."},{"family":"Garnett","given":"R."}],"accessed":{"date-parts":[["2020",10,25]]},"issued":{"date-parts":[["2017"]]}}},{"id":174,"uris":["http://zotero.org/users/local/tMexI1tO/items/ZDVCTYCC"],"uri":["http://zotero.org/users/local/tMexI1tO/items/ZDVCTYCC"],"itemData":{"id":174,"type":"article-journal","abstract":"Weather forecasting is dominated by numerical weather prediction that tries to model accurately the physical properties of the atmosphere. A downside of numerical weather prediction is that it is lacking the ability for short-term forecasts using the latest available information. By using a data-driven neural network approach we show that it is possible to produce an accurate precipitation nowcast. To this end, we propose \\textit{SmaAt-UNet}, an efficient convolutional neural networks based on the well known UNet architecture equipped with attention modules and depthwise-separable convolutions. We evaluate our approach on a real-life dataset using precipitation maps from the region of the Netherlands. The experimental results show that in terms of accuracy the proposed model is comparable to other examined models while only using a quarter of the trainable parameters.","container-title":"arXiv:2007.04417 [cs, eess]","note":"arXiv: 2007.04417","source":"arXiv.org","title":"SmaAt-UNet: Precipitation Nowcasting using a Small Attention-UNet Architecture","title-short":"SmaAt-UNet","URL":"http://arxiv.org/abs/2007.04417","author":[{"family":"Trebing","given":"Kevin"},{"family":"Mehrkanoon","given":"Siamak"}],"accessed":{"date-parts":[["2020",11,20]]},"issued":{"date-parts":[["2020",7,8]]}}},{"id":195,"uris":["http://zotero.org/users/local/tMexI1tO/items/CG2QZM84"],"uri":["http://zotero.org/users/local/tMexI1tO/items/CG2QZM84"],"itemData":{"id":195,"type":"article-journal","abstract":"The spatio-temporal graph learning is becoming an increasingly important object of graph study. Many application domains involve highly dynamic graphs where temporal information is crucial, e.g. traffic networks and financial transaction graphs. Despite the constant progress made on learning structured data, there is still a lack of effective means to extract dynamic complex features from spatio-temporal structures. Particularly, conventional models such as convolutional networks or recurrent neural networks are incapable of revealing the temporal patterns in short or long terms and exploring the spatial properties in local or global scope from spatio-temporal graphs simultaneously. To tackle this problem, we design a novel multi-scale architecture, Spatio-Temporal U-Net (ST-UNet), for graph-structured time series modeling. In this U-shaped network, a paired sampling operation is proposed in spacetime domain accordingly: the pooling (ST-Pool) coarsens the input graph in spatial from its deterministic partition while abstracts multi-resolution temporal dependencies through dilated recurrent skip connections; based on previous settings in the downsampling, the unpooling (ST-Unpool) restores the original structure of spatio-temporal graphs and resumes regular intervals within graph sequences. Experiments on spatio-temporal prediction tasks demonstrate that our model effectively captures comprehensive features in multiple scales and achieves substantial improvements over mainstream methods on several real-world datasets.","container-title":"arXiv:1903.05631 [cs, stat]","note":"arXiv: 1903.05631","source":"arXiv.org","title":"ST-UNet: A Spatio-Temporal U-Network for Graph-structured Time Series Modeling","title-short":"ST-UNet","URL":"http://arxiv.org/abs/1903.05631","author":[{"family":"Yu","given":"Bing"},{"family":"Yin","given":"Haoteng"},{"family":"Zhu","given":"Zhanxing"}],"accessed":{"date-parts":[["2020",11,21]]},"issued":{"date-parts":[["2019",3,13]]}}}],"schema":"https://github.com/citation-style-language/schema/raw/master/csl-citation.json"} </w:instrText>
      </w:r>
      <w:r w:rsidRPr="00300151">
        <w:rPr>
          <w:rFonts w:eastAsia="SimSun"/>
          <w:lang w:eastAsia="zh-CN"/>
        </w:rPr>
        <w:fldChar w:fldCharType="separate"/>
      </w:r>
      <w:r w:rsidRPr="00D61863">
        <w:rPr>
          <w:rFonts w:eastAsia="SimSun"/>
        </w:rPr>
        <w:t>(Shi et al., 2017; Trebing and Mehrkanoon, 2020; Yu et al., 2019)</w:t>
      </w:r>
      <w:r w:rsidRPr="00300151">
        <w:rPr>
          <w:rFonts w:eastAsia="SimSun"/>
          <w:lang w:eastAsia="zh-CN"/>
        </w:rPr>
        <w:fldChar w:fldCharType="end"/>
      </w:r>
      <w:r w:rsidR="00721725" w:rsidRPr="00D61863">
        <w:rPr>
          <w:rFonts w:eastAsia="SimSun"/>
          <w:lang w:eastAsia="zh-CN"/>
        </w:rPr>
        <w:t>.</w:t>
      </w:r>
    </w:p>
    <w:p w14:paraId="27F43121" w14:textId="5E0D7D7A" w:rsidR="003E6605" w:rsidRPr="00D61863" w:rsidRDefault="003E6605" w:rsidP="004429C2">
      <w:pPr>
        <w:pStyle w:val="Heading2"/>
        <w:spacing w:afterLines="50" w:after="156" w:afterAutospacing="0"/>
        <w:rPr>
          <w:rFonts w:ascii="Times New Roman" w:hAnsi="Times New Roman" w:hint="default"/>
          <w:shd w:val="clear" w:color="auto" w:fill="FFFFFF"/>
        </w:rPr>
      </w:pPr>
      <w:r w:rsidRPr="00D61863">
        <w:rPr>
          <w:rFonts w:ascii="Times New Roman" w:hAnsi="Times New Roman" w:hint="default"/>
          <w:shd w:val="clear" w:color="auto" w:fill="FFFFFF"/>
        </w:rPr>
        <w:t>References</w:t>
      </w:r>
    </w:p>
    <w:p w14:paraId="13F31705" w14:textId="77777777" w:rsidR="00E9736F" w:rsidRPr="00E9736F" w:rsidRDefault="003E6605" w:rsidP="00E9736F">
      <w:pPr>
        <w:pStyle w:val="Bibliography"/>
      </w:pPr>
      <w:r w:rsidRPr="00D61863">
        <w:rPr>
          <w:rFonts w:eastAsia="SimSun"/>
          <w:shd w:val="clear" w:color="auto" w:fill="FFFFFF"/>
          <w:lang w:eastAsia="zh-CN"/>
        </w:rPr>
        <w:fldChar w:fldCharType="begin"/>
      </w:r>
      <w:r w:rsidRPr="00D61863">
        <w:rPr>
          <w:rFonts w:eastAsia="SimSun"/>
          <w:shd w:val="clear" w:color="auto" w:fill="FFFFFF"/>
          <w:lang w:eastAsia="zh-CN"/>
        </w:rPr>
        <w:instrText xml:space="preserve"> ADDIN ZOTERO_BIBL {"uncited":[],"omitted":[],"custom":[]} CSL_BIBLIOGRAPHY </w:instrText>
      </w:r>
      <w:r w:rsidRPr="00D61863">
        <w:rPr>
          <w:rFonts w:eastAsia="SimSun"/>
          <w:shd w:val="clear" w:color="auto" w:fill="FFFFFF"/>
          <w:lang w:eastAsia="zh-CN"/>
        </w:rPr>
        <w:fldChar w:fldCharType="separate"/>
      </w:r>
      <w:r w:rsidR="00E9736F" w:rsidRPr="00E9736F">
        <w:t>Ayzel, G., Heistermann, M., Sorokin, A., Nikitin, O., Lukyanova, O., 2019. All convolutional neural networks for radar-based precipitation nowcasting. Procedia Computer Science 150, 186–192.</w:t>
      </w:r>
    </w:p>
    <w:p w14:paraId="6FC6D1BC" w14:textId="77777777" w:rsidR="00E9736F" w:rsidRPr="00E9736F" w:rsidRDefault="00E9736F" w:rsidP="00E9736F">
      <w:pPr>
        <w:pStyle w:val="Bibliography"/>
      </w:pPr>
      <w:r w:rsidRPr="00E9736F">
        <w:t>Cho, K., van Merrienboer, B., Gulcehre, C., Bahdanau, D., Bougares, F., Schwenk, H., Bengio, Y., 2014. Learning Phrase Representations using RNN Encoder-Decoder for Statistical Machine Translation. arXiv:1406.1078 [cs, stat].</w:t>
      </w:r>
    </w:p>
    <w:p w14:paraId="39691EF8" w14:textId="77777777" w:rsidR="00E9736F" w:rsidRPr="00E9736F" w:rsidRDefault="00E9736F" w:rsidP="00E9736F">
      <w:pPr>
        <w:pStyle w:val="Bibliography"/>
      </w:pPr>
      <w:r w:rsidRPr="00E9736F">
        <w:t>Fu, R., Zhang, Z., Li, L., 2016. Using LSTM and GRU neural network methods for traffic flow prediction, in: 2016 31st Youth Academic Annual Conference of Chinese Association of Automation (YAC). Presented at the 2016 31st Youth Academic Annual Conference of Chinese Association of Automation (YAC), IEEE, Wuhan, Hubei Province, China, pp. 324–328. https://doi.org/10.1109/YAC.2016.7804912</w:t>
      </w:r>
    </w:p>
    <w:p w14:paraId="10D5EBBC" w14:textId="77777777" w:rsidR="00E9736F" w:rsidRPr="00E9736F" w:rsidRDefault="00E9736F" w:rsidP="00E9736F">
      <w:pPr>
        <w:pStyle w:val="Bibliography"/>
      </w:pPr>
      <w:r w:rsidRPr="00E9736F">
        <w:t>Jiang Z., 2016. What is Convolution? [WWW Document]. Zhihu. URL https://zhuanlan.zhihu.com/p/30994790 (accessed 4.18.21).</w:t>
      </w:r>
    </w:p>
    <w:p w14:paraId="79C14464" w14:textId="77777777" w:rsidR="00E9736F" w:rsidRPr="00E9736F" w:rsidRDefault="00E9736F" w:rsidP="00E9736F">
      <w:pPr>
        <w:pStyle w:val="Bibliography"/>
      </w:pPr>
      <w:r w:rsidRPr="00E9736F">
        <w:t>Ketkar, N., 2017. Introduction to PyTorch, in: Ketkar, N. (Ed.), Deep Learning with Python: A Hands-on Introduction. Apress, Berkeley, CA, pp. 195–208. https://doi.org/10.1007/978-1-4842-2766-4_12</w:t>
      </w:r>
    </w:p>
    <w:p w14:paraId="066999E8" w14:textId="77777777" w:rsidR="00E9736F" w:rsidRPr="00E9736F" w:rsidRDefault="00E9736F" w:rsidP="00E9736F">
      <w:pPr>
        <w:pStyle w:val="Bibliography"/>
      </w:pPr>
      <w:r w:rsidRPr="00E9736F">
        <w:t>Kingma, D.P., Ba, J., 2017. Adam: A Method for Stochastic Optimization. arXiv:1412.6980 [cs].</w:t>
      </w:r>
    </w:p>
    <w:p w14:paraId="1C420A36" w14:textId="77777777" w:rsidR="00E9736F" w:rsidRPr="00E9736F" w:rsidRDefault="00E9736F" w:rsidP="00E9736F">
      <w:pPr>
        <w:pStyle w:val="Bibliography"/>
      </w:pPr>
      <w:r w:rsidRPr="00E9736F">
        <w:t>Ma S., 2018. Back Propagation Explanation with Examples [WWW Document]. Zhihu. URL https://zhuanlan.zhihu.com/p/40378224 (accessed 4.18.21).</w:t>
      </w:r>
    </w:p>
    <w:p w14:paraId="2C8E848C" w14:textId="77777777" w:rsidR="00E9736F" w:rsidRPr="00E9736F" w:rsidRDefault="00E9736F" w:rsidP="00E9736F">
      <w:pPr>
        <w:pStyle w:val="Bibliography"/>
      </w:pPr>
      <w:r w:rsidRPr="00E9736F">
        <w:t>Palagi, L., Pesyridis, A., Enrico, S., Tocci, L., 2018. Machine Learning for the prediction of the dynamic behavior of a small scale ORC system. Energy 166. https://doi.org/10.1016/j.energy.2018.10.059</w:t>
      </w:r>
    </w:p>
    <w:p w14:paraId="727FBAE9" w14:textId="77777777" w:rsidR="00E9736F" w:rsidRPr="00E9736F" w:rsidRDefault="00E9736F" w:rsidP="00E9736F">
      <w:pPr>
        <w:pStyle w:val="Bibliography"/>
      </w:pPr>
      <w:r w:rsidRPr="00E9736F">
        <w:t>Shewalkar, A., 2019. Performance evaluation of deep neural networks applied to speech recognition : RNN, LSTM and GRU. Journal of Artificial Intelligence and Soft Computing Research 235--245. https://doi.org/10.2478/jaiscr-2019-0006</w:t>
      </w:r>
    </w:p>
    <w:p w14:paraId="2932647F" w14:textId="77777777" w:rsidR="00E9736F" w:rsidRPr="00E9736F" w:rsidRDefault="00E9736F" w:rsidP="00E9736F">
      <w:pPr>
        <w:pStyle w:val="Bibliography"/>
      </w:pPr>
      <w:r w:rsidRPr="00E9736F">
        <w:t>Shi, X., Chen, Z., Wang, H., Yeung, D.-Y., Wong, W., Woo, W., 2015. Convolutional LSTM Network: A Machine Learning Approach for Precipitation Nowcasting. arXiv:1506.04214 [cs].</w:t>
      </w:r>
    </w:p>
    <w:p w14:paraId="0D462CB0" w14:textId="77777777" w:rsidR="00E9736F" w:rsidRPr="00E9736F" w:rsidRDefault="00E9736F" w:rsidP="00E9736F">
      <w:pPr>
        <w:pStyle w:val="Bibliography"/>
      </w:pPr>
      <w:r w:rsidRPr="00E9736F">
        <w:t>Shi, X., Gao, Z., Lausen, L., Wang, H., Yeung, D.-Y., Wong, W., WOO, W., 2017. Deep Learning for Precipitation Nowcasting: A Benchmark and A New Model, in: Guyon, I., Luxburg, U.V., Bengio, S., Wallach, H., Fergus, R., Vishwanathan, S., Garnett, R. (Eds.), Advances in Neural Information Processing Systems 30. Curran Associates, Inc., pp. 5617–5627.</w:t>
      </w:r>
    </w:p>
    <w:p w14:paraId="582D1987" w14:textId="77777777" w:rsidR="00E9736F" w:rsidRPr="00E9736F" w:rsidRDefault="00E9736F" w:rsidP="00E9736F">
      <w:pPr>
        <w:pStyle w:val="Bibliography"/>
      </w:pPr>
      <w:r w:rsidRPr="00E9736F">
        <w:lastRenderedPageBreak/>
        <w:t>Srivastava, N., Mansimov, E., Salakhutdinov, R., 2016. Unsupervised Learning of Video Representations using LSTMs. arXiv:1502.04681 [cs].</w:t>
      </w:r>
    </w:p>
    <w:p w14:paraId="553935B8" w14:textId="77777777" w:rsidR="00E9736F" w:rsidRPr="00E9736F" w:rsidRDefault="00E9736F" w:rsidP="00E9736F">
      <w:pPr>
        <w:pStyle w:val="Bibliography"/>
      </w:pPr>
      <w:r w:rsidRPr="00E9736F">
        <w:t>Tianchi: Data Sets [WWW Document], n.d. URL https://tianchi.aliyun.com/dataset/dataDetail?dataId=1085 (accessed 3.15.21).</w:t>
      </w:r>
    </w:p>
    <w:p w14:paraId="0ECEC058" w14:textId="77777777" w:rsidR="00E9736F" w:rsidRPr="00E9736F" w:rsidRDefault="00E9736F" w:rsidP="00E9736F">
      <w:pPr>
        <w:pStyle w:val="Bibliography"/>
      </w:pPr>
      <w:r w:rsidRPr="00E9736F">
        <w:t>Trebing, K., Mehrkanoon, S., 2020. SmaAt-UNet: Precipitation Nowcasting using a Small Attention-UNet Architecture. arXiv:2007.04417 [cs, eess].</w:t>
      </w:r>
    </w:p>
    <w:p w14:paraId="2CB5A40C" w14:textId="77777777" w:rsidR="00E9736F" w:rsidRPr="00E9736F" w:rsidRDefault="00E9736F" w:rsidP="00E9736F">
      <w:pPr>
        <w:pStyle w:val="Bibliography"/>
      </w:pPr>
      <w:r w:rsidRPr="00E9736F">
        <w:t>Yu, B., Yin, H., Zhu, Z., 2019. ST-UNet: A Spatio-Temporal U-Network for Graph-structured Time Series Modeling. arXiv:1903.05631 [cs, stat].</w:t>
      </w:r>
    </w:p>
    <w:p w14:paraId="4F631D0D" w14:textId="77777777" w:rsidR="00E9736F" w:rsidRPr="00E9736F" w:rsidRDefault="00E9736F" w:rsidP="00E9736F">
      <w:pPr>
        <w:pStyle w:val="Bibliography"/>
      </w:pPr>
      <w:r w:rsidRPr="00E9736F">
        <w:t>Zhang, W., Li, W., Han, L., 2019. A Three-Dimensional Convolutional-Recurrent Network for Convective Storm Nowcasting, in: 2019 IEEE International Conference on Big Knowledge (ICBK). Presented at the 2019 IEEE International Conference on Big Knowledge (ICBK), pp. 333–340. https://doi.org/10.1109/ICBK.2019.00052</w:t>
      </w:r>
    </w:p>
    <w:p w14:paraId="46939DE4" w14:textId="46C2FE73" w:rsidR="003E6605" w:rsidRPr="00D61863" w:rsidRDefault="003E6605" w:rsidP="004429C2">
      <w:pPr>
        <w:spacing w:afterLines="50" w:after="156"/>
        <w:jc w:val="both"/>
        <w:rPr>
          <w:rFonts w:eastAsia="SimSun"/>
          <w:shd w:val="clear" w:color="auto" w:fill="FFFFFF"/>
          <w:lang w:eastAsia="zh-CN"/>
        </w:rPr>
      </w:pPr>
      <w:r w:rsidRPr="00D61863">
        <w:rPr>
          <w:rFonts w:eastAsia="SimSun"/>
          <w:shd w:val="clear" w:color="auto" w:fill="FFFFFF"/>
          <w:lang w:eastAsia="zh-CN"/>
        </w:rPr>
        <w:fldChar w:fldCharType="end"/>
      </w:r>
    </w:p>
    <w:p w14:paraId="1A175F02" w14:textId="54EFF11B" w:rsidR="00F93EC3" w:rsidRPr="00300151" w:rsidRDefault="00F93EC3" w:rsidP="004429C2">
      <w:pPr>
        <w:spacing w:afterLines="50" w:after="156"/>
        <w:rPr>
          <w:rFonts w:eastAsia="SimSun"/>
          <w:shd w:val="clear" w:color="auto" w:fill="FFFFFF"/>
          <w:lang w:eastAsia="zh-CN"/>
        </w:rPr>
      </w:pPr>
    </w:p>
    <w:sectPr w:rsidR="00F93EC3" w:rsidRPr="00300151" w:rsidSect="004429C2">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David Schultz" w:date="2021-04-27T17:17:00Z" w:initials="DMS">
    <w:p w14:paraId="54F3D7E1" w14:textId="1EEDFBA6" w:rsidR="00660220" w:rsidRDefault="00660220">
      <w:pPr>
        <w:pStyle w:val="CommentText"/>
      </w:pPr>
      <w:r>
        <w:rPr>
          <w:rStyle w:val="CommentReference"/>
        </w:rPr>
        <w:annotationRef/>
      </w:r>
      <w:r>
        <w:t>Word seems out of place.</w:t>
      </w:r>
    </w:p>
  </w:comment>
  <w:comment w:id="0" w:author="David Schultz" w:date="2021-04-27T17:24:00Z" w:initials="DMS">
    <w:p w14:paraId="49B5B00E" w14:textId="77777777" w:rsidR="0077628B" w:rsidRDefault="0077628B">
      <w:pPr>
        <w:pStyle w:val="CommentText"/>
      </w:pPr>
      <w:r>
        <w:rPr>
          <w:rStyle w:val="CommentReference"/>
        </w:rPr>
        <w:annotationRef/>
      </w:r>
      <w:r>
        <w:t xml:space="preserve">40% of your abstract is background.  Too much.  Rebalance toward what you did in your paper.  </w:t>
      </w:r>
    </w:p>
    <w:p w14:paraId="780DA7B1" w14:textId="77777777" w:rsidR="0077628B" w:rsidRDefault="0077628B">
      <w:pPr>
        <w:pStyle w:val="CommentText"/>
      </w:pPr>
    </w:p>
    <w:p w14:paraId="6D248BCB" w14:textId="5A2FD510" w:rsidR="0077628B" w:rsidRDefault="0077628B">
      <w:pPr>
        <w:pStyle w:val="CommentText"/>
      </w:pPr>
      <w:r>
        <w:t>If you choose the hourglass structure, make it work.  If you choose an abstract style for a specialist journal, make that form work.  In general, follow the guidance that I gave in the lecture on abstracts.</w:t>
      </w:r>
    </w:p>
  </w:comment>
  <w:comment w:id="8" w:author="David Schultz" w:date="2021-04-27T17:17:00Z" w:initials="DMS">
    <w:p w14:paraId="2ADBC016" w14:textId="53EF609E" w:rsidR="00660220" w:rsidRDefault="00660220">
      <w:pPr>
        <w:pStyle w:val="CommentText"/>
      </w:pPr>
      <w:r>
        <w:rPr>
          <w:rStyle w:val="CommentReference"/>
        </w:rPr>
        <w:annotationRef/>
      </w:r>
      <w:r>
        <w:t>Could you be more quantitative in this statement?  How much better?  How much less computational demanding?</w:t>
      </w:r>
      <w:r w:rsidR="0026018A">
        <w:t xml:space="preserve">  All the results of your dissertation boil down to these two sentences?</w:t>
      </w:r>
    </w:p>
  </w:comment>
  <w:comment w:id="9" w:author="David Schultz" w:date="2021-04-27T17:26:00Z" w:initials="DMS">
    <w:p w14:paraId="3EE72C2F" w14:textId="03699106" w:rsidR="0077628B" w:rsidRDefault="0077628B">
      <w:pPr>
        <w:pStyle w:val="CommentText"/>
      </w:pPr>
      <w:r>
        <w:rPr>
          <w:rStyle w:val="CommentReference"/>
        </w:rPr>
        <w:annotationRef/>
      </w:r>
      <w:r>
        <w:t>These words don’t tell me anything.  Can you be more specific?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F3D7E1" w15:done="0"/>
  <w15:commentEx w15:paraId="6D248BCB" w15:done="0"/>
  <w15:commentEx w15:paraId="2ADBC016" w15:done="0"/>
  <w15:commentEx w15:paraId="3EE72C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F3D7E1" w16cid:durableId="2432C59C"/>
  <w16cid:commentId w16cid:paraId="6D248BCB" w16cid:durableId="2432C76A"/>
  <w16cid:commentId w16cid:paraId="2ADBC016" w16cid:durableId="2432C5BB"/>
  <w16cid:commentId w16cid:paraId="3EE72C2F" w16cid:durableId="2432C7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GMaruGothicMPRO">
    <w:altName w:val="HGMaruGothicMPRO"/>
    <w:panose1 w:val="020F0600000000000000"/>
    <w:charset w:val="80"/>
    <w:family w:val="swiss"/>
    <w:pitch w:val="variable"/>
    <w:sig w:usb0="E00002FF" w:usb1="6AC7FDFF"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604020202020204"/>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E4A19F0"/>
    <w:multiLevelType w:val="multilevel"/>
    <w:tmpl w:val="DE4A19F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8516168"/>
    <w:multiLevelType w:val="hybridMultilevel"/>
    <w:tmpl w:val="3EFCA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1DF78E1"/>
    <w:multiLevelType w:val="hybridMultilevel"/>
    <w:tmpl w:val="3B14BF2A"/>
    <w:lvl w:ilvl="0" w:tplc="7772C0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AB275E"/>
    <w:multiLevelType w:val="multilevel"/>
    <w:tmpl w:val="74AB275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7F941D1E"/>
    <w:multiLevelType w:val="hybridMultilevel"/>
    <w:tmpl w:val="60E6E18A"/>
    <w:lvl w:ilvl="0" w:tplc="0C7896E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bordersDoNotSurroundHeader/>
  <w:bordersDoNotSurroundFooter/>
  <w:proofState w:spelling="clean" w:grammar="clean"/>
  <w:trackRevision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515A"/>
    <w:rsid w:val="00006F5C"/>
    <w:rsid w:val="000130DF"/>
    <w:rsid w:val="00014EB3"/>
    <w:rsid w:val="00026B95"/>
    <w:rsid w:val="00031B69"/>
    <w:rsid w:val="00033315"/>
    <w:rsid w:val="0003609D"/>
    <w:rsid w:val="0004215A"/>
    <w:rsid w:val="00047FAF"/>
    <w:rsid w:val="00056BC9"/>
    <w:rsid w:val="000732F9"/>
    <w:rsid w:val="00084250"/>
    <w:rsid w:val="00094DC3"/>
    <w:rsid w:val="00095530"/>
    <w:rsid w:val="000A5095"/>
    <w:rsid w:val="000A784C"/>
    <w:rsid w:val="000B5661"/>
    <w:rsid w:val="000E6AAB"/>
    <w:rsid w:val="001003AB"/>
    <w:rsid w:val="001103B9"/>
    <w:rsid w:val="0011226B"/>
    <w:rsid w:val="0016569E"/>
    <w:rsid w:val="00165B86"/>
    <w:rsid w:val="00173F89"/>
    <w:rsid w:val="001904C2"/>
    <w:rsid w:val="00195E77"/>
    <w:rsid w:val="00196F4E"/>
    <w:rsid w:val="0019736E"/>
    <w:rsid w:val="001B040D"/>
    <w:rsid w:val="001B0AC6"/>
    <w:rsid w:val="001C509B"/>
    <w:rsid w:val="001D1B35"/>
    <w:rsid w:val="001D28A4"/>
    <w:rsid w:val="001D49AC"/>
    <w:rsid w:val="001E6533"/>
    <w:rsid w:val="001F47A3"/>
    <w:rsid w:val="001F5334"/>
    <w:rsid w:val="002068A0"/>
    <w:rsid w:val="00222E37"/>
    <w:rsid w:val="00224FAE"/>
    <w:rsid w:val="0023131E"/>
    <w:rsid w:val="00234624"/>
    <w:rsid w:val="00243087"/>
    <w:rsid w:val="00251F97"/>
    <w:rsid w:val="00256998"/>
    <w:rsid w:val="002572A4"/>
    <w:rsid w:val="0026018A"/>
    <w:rsid w:val="00272EC2"/>
    <w:rsid w:val="002A4030"/>
    <w:rsid w:val="002A657A"/>
    <w:rsid w:val="002C3429"/>
    <w:rsid w:val="002C4B3D"/>
    <w:rsid w:val="00300151"/>
    <w:rsid w:val="00303491"/>
    <w:rsid w:val="00320A4A"/>
    <w:rsid w:val="00324831"/>
    <w:rsid w:val="003266BF"/>
    <w:rsid w:val="00333D64"/>
    <w:rsid w:val="003341A9"/>
    <w:rsid w:val="00336E42"/>
    <w:rsid w:val="003439A9"/>
    <w:rsid w:val="003735B2"/>
    <w:rsid w:val="00380DE3"/>
    <w:rsid w:val="00385111"/>
    <w:rsid w:val="0039529F"/>
    <w:rsid w:val="003B69BE"/>
    <w:rsid w:val="003D5BE3"/>
    <w:rsid w:val="003E5093"/>
    <w:rsid w:val="003E6605"/>
    <w:rsid w:val="00402C2A"/>
    <w:rsid w:val="004122F6"/>
    <w:rsid w:val="00414040"/>
    <w:rsid w:val="004161BB"/>
    <w:rsid w:val="004168CA"/>
    <w:rsid w:val="004256B4"/>
    <w:rsid w:val="00437FAE"/>
    <w:rsid w:val="004429C2"/>
    <w:rsid w:val="00443401"/>
    <w:rsid w:val="0045231F"/>
    <w:rsid w:val="004A4C6D"/>
    <w:rsid w:val="004A578C"/>
    <w:rsid w:val="004A6536"/>
    <w:rsid w:val="004C4074"/>
    <w:rsid w:val="004D136A"/>
    <w:rsid w:val="004D1C5C"/>
    <w:rsid w:val="004D42D4"/>
    <w:rsid w:val="004D5181"/>
    <w:rsid w:val="00510C58"/>
    <w:rsid w:val="00527069"/>
    <w:rsid w:val="00532F27"/>
    <w:rsid w:val="005604A9"/>
    <w:rsid w:val="00564BF8"/>
    <w:rsid w:val="00567702"/>
    <w:rsid w:val="0058002D"/>
    <w:rsid w:val="0058143C"/>
    <w:rsid w:val="0058396C"/>
    <w:rsid w:val="00584D9C"/>
    <w:rsid w:val="0058645A"/>
    <w:rsid w:val="00591E37"/>
    <w:rsid w:val="005A7813"/>
    <w:rsid w:val="005C1997"/>
    <w:rsid w:val="005D5A58"/>
    <w:rsid w:val="005E6A11"/>
    <w:rsid w:val="005E7917"/>
    <w:rsid w:val="005F2D7B"/>
    <w:rsid w:val="00614DE7"/>
    <w:rsid w:val="00617900"/>
    <w:rsid w:val="00621EC1"/>
    <w:rsid w:val="0064203A"/>
    <w:rsid w:val="0064527F"/>
    <w:rsid w:val="006461B9"/>
    <w:rsid w:val="00654D17"/>
    <w:rsid w:val="00660220"/>
    <w:rsid w:val="006628A7"/>
    <w:rsid w:val="00662DC7"/>
    <w:rsid w:val="006679E2"/>
    <w:rsid w:val="00686B28"/>
    <w:rsid w:val="00696D6B"/>
    <w:rsid w:val="006976F2"/>
    <w:rsid w:val="006B70D4"/>
    <w:rsid w:val="006C07BF"/>
    <w:rsid w:val="006D3CC0"/>
    <w:rsid w:val="007003A9"/>
    <w:rsid w:val="007019E0"/>
    <w:rsid w:val="00721725"/>
    <w:rsid w:val="00725268"/>
    <w:rsid w:val="00727503"/>
    <w:rsid w:val="00740AFB"/>
    <w:rsid w:val="0077612C"/>
    <w:rsid w:val="0077628B"/>
    <w:rsid w:val="007826F2"/>
    <w:rsid w:val="00782904"/>
    <w:rsid w:val="007843DF"/>
    <w:rsid w:val="007A033D"/>
    <w:rsid w:val="007A382F"/>
    <w:rsid w:val="007A6504"/>
    <w:rsid w:val="007A7BEE"/>
    <w:rsid w:val="007C1917"/>
    <w:rsid w:val="007C1E0C"/>
    <w:rsid w:val="00800F07"/>
    <w:rsid w:val="00804EAC"/>
    <w:rsid w:val="008227EC"/>
    <w:rsid w:val="00827AFD"/>
    <w:rsid w:val="00840D82"/>
    <w:rsid w:val="00841F05"/>
    <w:rsid w:val="0084329F"/>
    <w:rsid w:val="00851042"/>
    <w:rsid w:val="00861BF0"/>
    <w:rsid w:val="0089128E"/>
    <w:rsid w:val="00896CA6"/>
    <w:rsid w:val="008B128A"/>
    <w:rsid w:val="008B30C6"/>
    <w:rsid w:val="008B5AAB"/>
    <w:rsid w:val="008D321D"/>
    <w:rsid w:val="008F0F20"/>
    <w:rsid w:val="008F36BC"/>
    <w:rsid w:val="008F5000"/>
    <w:rsid w:val="00910DDC"/>
    <w:rsid w:val="00911A35"/>
    <w:rsid w:val="00924629"/>
    <w:rsid w:val="009348EE"/>
    <w:rsid w:val="00946295"/>
    <w:rsid w:val="00957F12"/>
    <w:rsid w:val="009634A3"/>
    <w:rsid w:val="00977345"/>
    <w:rsid w:val="00977FC1"/>
    <w:rsid w:val="00984860"/>
    <w:rsid w:val="00996629"/>
    <w:rsid w:val="009B6C9E"/>
    <w:rsid w:val="009C4F71"/>
    <w:rsid w:val="009C7BD0"/>
    <w:rsid w:val="009E2505"/>
    <w:rsid w:val="009E3D26"/>
    <w:rsid w:val="009E6435"/>
    <w:rsid w:val="009E7A8A"/>
    <w:rsid w:val="00A00FF9"/>
    <w:rsid w:val="00A0711B"/>
    <w:rsid w:val="00A07AF9"/>
    <w:rsid w:val="00A11AD0"/>
    <w:rsid w:val="00A13B70"/>
    <w:rsid w:val="00A546CF"/>
    <w:rsid w:val="00A9507A"/>
    <w:rsid w:val="00A97D79"/>
    <w:rsid w:val="00AA08CD"/>
    <w:rsid w:val="00AA362B"/>
    <w:rsid w:val="00AA38C5"/>
    <w:rsid w:val="00AA7AAF"/>
    <w:rsid w:val="00AC31AC"/>
    <w:rsid w:val="00AD6145"/>
    <w:rsid w:val="00AE1AF7"/>
    <w:rsid w:val="00AE205B"/>
    <w:rsid w:val="00B041AC"/>
    <w:rsid w:val="00B050C7"/>
    <w:rsid w:val="00B4119F"/>
    <w:rsid w:val="00B44ED1"/>
    <w:rsid w:val="00BB4205"/>
    <w:rsid w:val="00BB661D"/>
    <w:rsid w:val="00BC4677"/>
    <w:rsid w:val="00BC4967"/>
    <w:rsid w:val="00BC7DE2"/>
    <w:rsid w:val="00BD51A0"/>
    <w:rsid w:val="00BD6727"/>
    <w:rsid w:val="00BF39E4"/>
    <w:rsid w:val="00C1067E"/>
    <w:rsid w:val="00C1166D"/>
    <w:rsid w:val="00C2514E"/>
    <w:rsid w:val="00C26CB4"/>
    <w:rsid w:val="00C26DD0"/>
    <w:rsid w:val="00C30CAA"/>
    <w:rsid w:val="00C4675B"/>
    <w:rsid w:val="00C5515A"/>
    <w:rsid w:val="00C6442E"/>
    <w:rsid w:val="00C77710"/>
    <w:rsid w:val="00C7780D"/>
    <w:rsid w:val="00C84288"/>
    <w:rsid w:val="00C92E12"/>
    <w:rsid w:val="00CA4FDD"/>
    <w:rsid w:val="00CA546D"/>
    <w:rsid w:val="00CA5FA3"/>
    <w:rsid w:val="00D01DF7"/>
    <w:rsid w:val="00D104EC"/>
    <w:rsid w:val="00D155BD"/>
    <w:rsid w:val="00D163A4"/>
    <w:rsid w:val="00D21F29"/>
    <w:rsid w:val="00D2625E"/>
    <w:rsid w:val="00D36EE4"/>
    <w:rsid w:val="00D41046"/>
    <w:rsid w:val="00D46DAE"/>
    <w:rsid w:val="00D51168"/>
    <w:rsid w:val="00D52B64"/>
    <w:rsid w:val="00D56AA2"/>
    <w:rsid w:val="00D61863"/>
    <w:rsid w:val="00D66BB2"/>
    <w:rsid w:val="00D7308F"/>
    <w:rsid w:val="00D7704E"/>
    <w:rsid w:val="00D8261C"/>
    <w:rsid w:val="00D8299A"/>
    <w:rsid w:val="00D85BC1"/>
    <w:rsid w:val="00D946C0"/>
    <w:rsid w:val="00D94CF4"/>
    <w:rsid w:val="00DA27B4"/>
    <w:rsid w:val="00DA74EA"/>
    <w:rsid w:val="00DB0A66"/>
    <w:rsid w:val="00DB3E02"/>
    <w:rsid w:val="00DB4A53"/>
    <w:rsid w:val="00DC11AC"/>
    <w:rsid w:val="00DC1FCB"/>
    <w:rsid w:val="00DC62AB"/>
    <w:rsid w:val="00DD0057"/>
    <w:rsid w:val="00DE21AE"/>
    <w:rsid w:val="00DE21B3"/>
    <w:rsid w:val="00DF1914"/>
    <w:rsid w:val="00DF553A"/>
    <w:rsid w:val="00E1663F"/>
    <w:rsid w:val="00E32B81"/>
    <w:rsid w:val="00E368B3"/>
    <w:rsid w:val="00E56349"/>
    <w:rsid w:val="00E6556C"/>
    <w:rsid w:val="00E711BA"/>
    <w:rsid w:val="00E76F70"/>
    <w:rsid w:val="00E868CD"/>
    <w:rsid w:val="00E91894"/>
    <w:rsid w:val="00E91FD4"/>
    <w:rsid w:val="00E935B7"/>
    <w:rsid w:val="00E9736F"/>
    <w:rsid w:val="00EA3A5C"/>
    <w:rsid w:val="00ED2E39"/>
    <w:rsid w:val="00ED652B"/>
    <w:rsid w:val="00F007E3"/>
    <w:rsid w:val="00F02496"/>
    <w:rsid w:val="00F131C8"/>
    <w:rsid w:val="00F2269B"/>
    <w:rsid w:val="00F3548E"/>
    <w:rsid w:val="00F357D5"/>
    <w:rsid w:val="00F35E51"/>
    <w:rsid w:val="00F44D6A"/>
    <w:rsid w:val="00F53FDC"/>
    <w:rsid w:val="00F55473"/>
    <w:rsid w:val="00F573E1"/>
    <w:rsid w:val="00F72F37"/>
    <w:rsid w:val="00F74059"/>
    <w:rsid w:val="00F90D58"/>
    <w:rsid w:val="00F93EC3"/>
    <w:rsid w:val="00FA139F"/>
    <w:rsid w:val="00FE0428"/>
    <w:rsid w:val="00FE5CFE"/>
    <w:rsid w:val="00FF4EC1"/>
    <w:rsid w:val="00FF6F7A"/>
    <w:rsid w:val="011E175A"/>
    <w:rsid w:val="082952D1"/>
    <w:rsid w:val="13527E08"/>
    <w:rsid w:val="15B43B44"/>
    <w:rsid w:val="15DA28BD"/>
    <w:rsid w:val="24834CB5"/>
    <w:rsid w:val="31005D01"/>
    <w:rsid w:val="31650FE6"/>
    <w:rsid w:val="4B277841"/>
    <w:rsid w:val="4E5D5245"/>
    <w:rsid w:val="4ECE4129"/>
    <w:rsid w:val="551D27E9"/>
    <w:rsid w:val="5F777091"/>
    <w:rsid w:val="6D6F5815"/>
    <w:rsid w:val="784F5F9A"/>
    <w:rsid w:val="7EB36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E1C672"/>
  <w15:docId w15:val="{7196CF4C-704C-4E8B-8FD4-777D5A43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eastAsia="Times New Roman"/>
      <w:sz w:val="24"/>
      <w:szCs w:val="24"/>
      <w:lang w:eastAsia="en-US"/>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spacing w:beforeAutospacing="1" w:afterAutospacing="1"/>
      <w:outlineLvl w:val="1"/>
    </w:pPr>
    <w:rPr>
      <w:rFonts w:ascii="SimSun" w:eastAsia="SimSun" w:hAnsi="SimSun" w:hint="eastAsia"/>
      <w:b/>
      <w:sz w:val="36"/>
      <w:szCs w:val="36"/>
      <w:lang w:eastAsia="zh-CN"/>
    </w:rPr>
  </w:style>
  <w:style w:type="paragraph" w:styleId="Heading3">
    <w:name w:val="heading 3"/>
    <w:basedOn w:val="Normal"/>
    <w:next w:val="Normal"/>
    <w:unhideWhenUsed/>
    <w:qFormat/>
    <w:pPr>
      <w:spacing w:beforeAutospacing="1" w:afterAutospacing="1"/>
      <w:outlineLvl w:val="2"/>
    </w:pPr>
    <w:rPr>
      <w:rFonts w:ascii="SimSun" w:eastAsia="SimSun" w:hAnsi="SimSun" w:hint="eastAsia"/>
      <w:b/>
      <w:sz w:val="27"/>
      <w:szCs w:val="27"/>
      <w:lang w:eastAsia="zh-CN"/>
    </w:rPr>
  </w:style>
  <w:style w:type="paragraph" w:styleId="Heading4">
    <w:name w:val="heading 4"/>
    <w:basedOn w:val="Normal"/>
    <w:next w:val="Normal"/>
    <w:link w:val="Heading4Char"/>
    <w:unhideWhenUsed/>
    <w:qFormat/>
    <w:rsid w:val="003E66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Theme="majorHAnsi" w:eastAsia="SimHei" w:hAnsiTheme="majorHAnsi" w:cstheme="majorBidi"/>
      <w:sz w:val="20"/>
      <w:szCs w:val="20"/>
    </w:rPr>
  </w:style>
  <w:style w:type="paragraph" w:styleId="CommentText">
    <w:name w:val="annotation text"/>
    <w:basedOn w:val="Normal"/>
    <w:link w:val="CommentTextChar"/>
    <w:qFormat/>
  </w:style>
  <w:style w:type="paragraph" w:styleId="BalloonText">
    <w:name w:val="Balloon Text"/>
    <w:basedOn w:val="Normal"/>
    <w:link w:val="BalloonTextChar"/>
    <w:qFormat/>
    <w:rPr>
      <w:sz w:val="18"/>
      <w:szCs w:val="18"/>
    </w:rPr>
  </w:style>
  <w:style w:type="paragraph" w:styleId="NormalWeb">
    <w:name w:val="Normal (Web)"/>
    <w:basedOn w:val="Normal"/>
    <w:qFormat/>
    <w:pPr>
      <w:spacing w:beforeAutospacing="1" w:afterAutospacing="1"/>
    </w:pPr>
    <w:rPr>
      <w:lang w:eastAsia="zh-CN"/>
    </w:rPr>
  </w:style>
  <w:style w:type="paragraph" w:styleId="CommentSubject">
    <w:name w:val="annotation subject"/>
    <w:basedOn w:val="CommentText"/>
    <w:next w:val="CommentText"/>
    <w:link w:val="CommentSubjectChar"/>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rPr>
  </w:style>
  <w:style w:type="character" w:styleId="Emphasis">
    <w:name w:val="Emphasis"/>
    <w:basedOn w:val="DefaultParagraphFont"/>
    <w:qFormat/>
    <w:rPr>
      <w:i/>
    </w:rPr>
  </w:style>
  <w:style w:type="character" w:styleId="Hyperlink">
    <w:name w:val="Hyperlink"/>
    <w:basedOn w:val="DefaultParagraphFont"/>
    <w:qFormat/>
    <w:rPr>
      <w:color w:val="0000FF"/>
      <w:u w:val="single"/>
    </w:rPr>
  </w:style>
  <w:style w:type="character" w:styleId="HTMLCode">
    <w:name w:val="HTML Code"/>
    <w:basedOn w:val="DefaultParagraphFont"/>
    <w:qFormat/>
    <w:rPr>
      <w:rFonts w:ascii="Courier New" w:hAnsi="Courier New"/>
      <w:sz w:val="20"/>
    </w:rPr>
  </w:style>
  <w:style w:type="character" w:styleId="CommentReference">
    <w:name w:val="annotation reference"/>
    <w:basedOn w:val="DefaultParagraphFont"/>
    <w:rPr>
      <w:sz w:val="21"/>
      <w:szCs w:val="21"/>
    </w:rPr>
  </w:style>
  <w:style w:type="character" w:customStyle="1" w:styleId="1">
    <w:name w:val="未处理的提及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rPr>
      <w:rFonts w:eastAsia="Times New Roman"/>
      <w:b/>
      <w:bCs/>
      <w:kern w:val="44"/>
      <w:sz w:val="44"/>
      <w:szCs w:val="44"/>
      <w:lang w:eastAsia="en-US"/>
    </w:rPr>
  </w:style>
  <w:style w:type="paragraph" w:styleId="ListParagraph">
    <w:name w:val="List Paragraph"/>
    <w:basedOn w:val="Normal"/>
    <w:uiPriority w:val="99"/>
    <w:qFormat/>
    <w:pPr>
      <w:ind w:firstLineChars="200" w:firstLine="42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rPr>
      <w:rFonts w:eastAsia="Times New Roman"/>
      <w:sz w:val="24"/>
      <w:szCs w:val="24"/>
      <w:lang w:eastAsia="en-US"/>
    </w:rPr>
  </w:style>
  <w:style w:type="character" w:customStyle="1" w:styleId="CommentSubjectChar">
    <w:name w:val="Comment Subject Char"/>
    <w:basedOn w:val="CommentTextChar"/>
    <w:link w:val="CommentSubject"/>
    <w:qFormat/>
    <w:rPr>
      <w:rFonts w:eastAsia="Times New Roman"/>
      <w:b/>
      <w:bCs/>
      <w:sz w:val="24"/>
      <w:szCs w:val="24"/>
      <w:lang w:eastAsia="en-US"/>
    </w:rPr>
  </w:style>
  <w:style w:type="paragraph" w:customStyle="1" w:styleId="ListParagraph1">
    <w:name w:val="List Paragraph1"/>
    <w:basedOn w:val="Normal"/>
    <w:pPr>
      <w:spacing w:before="100" w:beforeAutospacing="1" w:after="160" w:line="256" w:lineRule="auto"/>
      <w:ind w:left="720"/>
      <w:contextualSpacing/>
    </w:pPr>
    <w:rPr>
      <w:rFonts w:ascii="Calibri" w:eastAsia="SimSun" w:hAnsi="Calibri"/>
      <w:sz w:val="22"/>
      <w:szCs w:val="22"/>
      <w:lang w:eastAsia="zh-CN"/>
    </w:rPr>
  </w:style>
  <w:style w:type="character" w:customStyle="1" w:styleId="BalloonTextChar">
    <w:name w:val="Balloon Text Char"/>
    <w:basedOn w:val="DefaultParagraphFont"/>
    <w:link w:val="BalloonText"/>
    <w:rPr>
      <w:rFonts w:eastAsia="Times New Roman"/>
      <w:sz w:val="18"/>
      <w:szCs w:val="18"/>
    </w:rPr>
  </w:style>
  <w:style w:type="paragraph" w:styleId="Bibliography">
    <w:name w:val="Bibliography"/>
    <w:basedOn w:val="Normal"/>
    <w:next w:val="Normal"/>
    <w:uiPriority w:val="37"/>
    <w:unhideWhenUsed/>
    <w:rsid w:val="003E6605"/>
    <w:pPr>
      <w:ind w:left="720" w:hanging="720"/>
    </w:pPr>
  </w:style>
  <w:style w:type="character" w:customStyle="1" w:styleId="Heading4Char">
    <w:name w:val="Heading 4 Char"/>
    <w:basedOn w:val="DefaultParagraphFont"/>
    <w:link w:val="Heading4"/>
    <w:rsid w:val="003E6605"/>
    <w:rPr>
      <w:rFonts w:asciiTheme="majorHAnsi" w:eastAsiaTheme="majorEastAsia" w:hAnsiTheme="majorHAnsi" w:cstheme="majorBidi"/>
      <w:b/>
      <w:bCs/>
      <w:sz w:val="28"/>
      <w:szCs w:val="28"/>
      <w:lang w:eastAsia="en-US"/>
    </w:rPr>
  </w:style>
  <w:style w:type="character" w:styleId="UnresolvedMention">
    <w:name w:val="Unresolved Mention"/>
    <w:basedOn w:val="DefaultParagraphFont"/>
    <w:uiPriority w:val="99"/>
    <w:semiHidden/>
    <w:unhideWhenUsed/>
    <w:rsid w:val="00AE1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github.com/553269487/ConvLSTM-on-TIANCHI-CIKM-2017"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cs.toronto.edu/~nitish/unsupervised_video" TargetMode="External"/><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hyperlink" Target="https://github.com/jhhuang96/ConvLSTM-PyTorch" TargetMode="External"/><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8C898B-010E-F141-A972-4A6210D66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9109</Words>
  <Characters>51923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EloquentScience.com</Company>
  <LinksUpToDate>false</LinksUpToDate>
  <CharactersWithSpaces>60911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qxd</dc:creator>
  <cp:lastModifiedBy>David Schultz</cp:lastModifiedBy>
  <cp:revision>5</cp:revision>
  <dcterms:created xsi:type="dcterms:W3CDTF">2021-04-27T16:16:00Z</dcterms:created>
  <dcterms:modified xsi:type="dcterms:W3CDTF">2021-04-27T16:39:00Z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ZOTERO_PREF_1">
    <vt:lpwstr>&lt;data data-version="3" zotero-version="5.0.96.2"&gt;&lt;session id="lduTWuqj"/&gt;&lt;style id="http://www.zotero.org/styles/elsevier-harvard" hasBibliography="1" bibliographyStyleHasBeenSet="1"/&gt;&lt;prefs&gt;&lt;pref name="fieldType" value="Field"/&gt;&lt;/prefs&gt;&lt;/data&gt;</vt:lpwstr>
  </property>
</Properties>
</file>